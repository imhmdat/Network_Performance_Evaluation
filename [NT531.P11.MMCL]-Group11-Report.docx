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317687" w:rsidR="00E51B47" w:rsidP="00364217" w:rsidRDefault="00E51B47" w14:paraId="1C06F0FF" w14:textId="5A39BFF2">
      <w:pPr>
        <w:pStyle w:val="Default"/>
        <w:spacing w:line="360" w:lineRule="auto"/>
        <w:jc w:val="center"/>
        <w:rPr>
          <w:rFonts w:ascii="UVN Viet Sach" w:hAnsi="UVN Viet Sach"/>
          <w:b/>
          <w:color w:val="auto"/>
          <w:sz w:val="30"/>
          <w:szCs w:val="30"/>
        </w:rPr>
      </w:pPr>
      <w:r w:rsidRPr="00317687">
        <w:rPr>
          <w:rFonts w:ascii="UVN Viet Sach" w:hAnsi="UVN Viet Sach"/>
          <w:b/>
          <w:color w:val="auto"/>
          <w:sz w:val="30"/>
          <w:szCs w:val="30"/>
        </w:rPr>
        <w:t>ĐẠI HỌC QUỐC GIA THÀNH PHỐ HỒ CHÍ MINH</w:t>
      </w:r>
    </w:p>
    <w:p w:rsidRPr="00317687" w:rsidR="00E51B47" w:rsidP="00364217" w:rsidRDefault="00E51B47" w14:paraId="515830D1" w14:textId="77777777">
      <w:pPr>
        <w:pStyle w:val="Default"/>
        <w:spacing w:line="360" w:lineRule="auto"/>
        <w:jc w:val="center"/>
        <w:rPr>
          <w:rFonts w:ascii="UVN Viet Sach" w:hAnsi="UVN Viet Sach"/>
          <w:b/>
          <w:color w:val="auto"/>
          <w:sz w:val="30"/>
          <w:szCs w:val="30"/>
        </w:rPr>
      </w:pPr>
      <w:r w:rsidRPr="00317687">
        <w:rPr>
          <w:rFonts w:ascii="UVN Viet Sach" w:hAnsi="UVN Viet Sach"/>
          <w:b/>
          <w:color w:val="auto"/>
          <w:sz w:val="30"/>
          <w:szCs w:val="30"/>
        </w:rPr>
        <w:t>TRƯỜNG ĐẠI HỌC CÔNG NGHỆ THÔNG TIN</w:t>
      </w:r>
    </w:p>
    <w:p w:rsidRPr="00317687" w:rsidR="00305873" w:rsidP="00305873" w:rsidRDefault="00E51B47" w14:paraId="57702223" w14:textId="77777777">
      <w:pPr>
        <w:pStyle w:val="Default"/>
        <w:spacing w:line="360" w:lineRule="auto"/>
        <w:jc w:val="center"/>
        <w:rPr>
          <w:rFonts w:ascii="UVN Viet Sach" w:hAnsi="UVN Viet Sach"/>
          <w:b/>
          <w:color w:val="auto"/>
          <w:sz w:val="29"/>
          <w:szCs w:val="29"/>
        </w:rPr>
      </w:pPr>
      <w:r w:rsidRPr="00317687">
        <w:rPr>
          <w:rFonts w:ascii="UVN Viet Sach" w:hAnsi="UVN Viet Sach"/>
          <w:b/>
          <w:color w:val="auto"/>
          <w:sz w:val="29"/>
          <w:szCs w:val="29"/>
        </w:rPr>
        <w:t xml:space="preserve">KHOA </w:t>
      </w:r>
      <w:r w:rsidRPr="00317687" w:rsidR="00922947">
        <w:rPr>
          <w:rFonts w:ascii="UVN Viet Sach" w:hAnsi="UVN Viet Sach"/>
          <w:b/>
          <w:color w:val="auto"/>
          <w:sz w:val="29"/>
          <w:szCs w:val="29"/>
        </w:rPr>
        <w:t>MẠNG MÁY TÍNH VÀ TRUYỀN THÔNG</w:t>
      </w:r>
    </w:p>
    <w:p w:rsidRPr="00317687" w:rsidR="00E51B47" w:rsidP="00305873" w:rsidRDefault="00E51B47" w14:paraId="5142CB83" w14:textId="5A6E6045">
      <w:pPr>
        <w:pStyle w:val="Default"/>
        <w:spacing w:line="360" w:lineRule="auto"/>
        <w:jc w:val="center"/>
        <w:rPr>
          <w:rFonts w:ascii="UVN Viet Sach" w:hAnsi="UVN Viet Sach"/>
          <w:b/>
          <w:color w:val="auto"/>
          <w:sz w:val="29"/>
          <w:szCs w:val="29"/>
        </w:rPr>
      </w:pPr>
      <w:r w:rsidRPr="00317687">
        <w:rPr>
          <w:rFonts w:ascii="UVN Viet Sach" w:hAnsi="UVN Viet Sach"/>
          <w:color w:val="auto"/>
          <w:sz w:val="26"/>
          <w:szCs w:val="26"/>
        </w:rPr>
        <mc:AlternateContent>
          <mc:Choice Requires="wps">
            <w:drawing>
              <wp:anchor distT="0" distB="0" distL="114300" distR="114300" simplePos="0" relativeHeight="251658240" behindDoc="0" locked="0" layoutInCell="1" allowOverlap="1" wp14:anchorId="331ED2A0" wp14:editId="33D51C9C">
                <wp:simplePos x="0" y="0"/>
                <wp:positionH relativeFrom="margin">
                  <wp:align>center</wp:align>
                </wp:positionH>
                <wp:positionV relativeFrom="paragraph">
                  <wp:posOffset>102326</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type id="_x0000_t32" coordsize="21600,21600" o:oned="t" filled="f" o:spt="32" path="m,l21600,21600e" w14:anchorId="079F7A67">
                <v:path fillok="f" arrowok="t" o:connecttype="none"/>
                <o:lock v:ext="edit" shapetype="t"/>
              </v:shapetype>
              <v:shape id="Straight Arrow Connector 12" style="position:absolute;margin-left:0;margin-top:8.05pt;width:144.75pt;height:0;z-index:251658240;visibility:visible;mso-wrap-style:square;mso-wrap-distance-left:9pt;mso-wrap-distance-top:0;mso-wrap-distance-right:9pt;mso-wrap-distance-bottom:0;mso-position-horizontal:center;mso-position-horizontal-relative:margin;mso-position-vertical:absolute;mso-position-vertical-relative:text"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">
                <w10:wrap anchorx="margin"/>
              </v:shape>
            </w:pict>
          </mc:Fallback>
        </mc:AlternateContent>
      </w:r>
    </w:p>
    <w:p w:rsidRPr="00317687" w:rsidR="00E51B47" w:rsidP="00305873" w:rsidRDefault="00E51B47" w14:paraId="0A86539C" w14:textId="03DA8836">
      <w:pPr>
        <w:pStyle w:val="Default"/>
        <w:spacing w:line="360" w:lineRule="auto"/>
        <w:jc w:val="center"/>
        <w:rPr>
          <w:rFonts w:ascii="UVN Viet Sach" w:hAnsi="UVN Viet Sach"/>
          <w:b/>
          <w:color w:val="auto"/>
          <w:sz w:val="26"/>
          <w:szCs w:val="26"/>
        </w:rPr>
      </w:pPr>
      <w:r w:rsidRPr="00317687">
        <w:rPr>
          <w:rFonts w:ascii="UVN Viet Sach" w:hAnsi="UVN Viet Sach"/>
        </w:rPr>
        <w:drawing>
          <wp:inline distT="0" distB="0" distL="0" distR="0" wp14:anchorId="78A557F6" wp14:editId="264C42BE">
            <wp:extent cx="1874520" cy="1554480"/>
            <wp:effectExtent l="0" t="0" r="0" b="7620"/>
            <wp:docPr id="2050078491"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1874520" cy="1554480"/>
                    </a:xfrm>
                    <a:prstGeom prst="rect">
                      <a:avLst/>
                    </a:prstGeom>
                    <a:noFill/>
                  </pic:spPr>
                </pic:pic>
              </a:graphicData>
            </a:graphic>
          </wp:inline>
        </w:drawing>
      </w:r>
    </w:p>
    <w:p w:rsidRPr="00317687" w:rsidR="00E51B47" w:rsidP="00364217" w:rsidRDefault="00E51B47" w14:paraId="5E42342E" w14:textId="77777777">
      <w:pPr>
        <w:pStyle w:val="Default"/>
        <w:spacing w:line="360" w:lineRule="auto"/>
        <w:jc w:val="both"/>
        <w:rPr>
          <w:rFonts w:ascii="UVN Viet Sach" w:hAnsi="UVN Viet Sach"/>
          <w:b/>
          <w:color w:val="auto"/>
          <w:sz w:val="26"/>
          <w:szCs w:val="26"/>
        </w:rPr>
      </w:pPr>
    </w:p>
    <w:p w:rsidRPr="00317687" w:rsidR="00E51B47" w:rsidP="00364217" w:rsidRDefault="00E51B47" w14:paraId="0D4593E2" w14:textId="77777777">
      <w:pPr>
        <w:pStyle w:val="Default"/>
        <w:spacing w:line="360" w:lineRule="auto"/>
        <w:jc w:val="both"/>
        <w:rPr>
          <w:rFonts w:ascii="UVN Viet Sach" w:hAnsi="UVN Viet Sach"/>
          <w:b/>
          <w:color w:val="auto"/>
          <w:sz w:val="26"/>
          <w:szCs w:val="26"/>
        </w:rPr>
      </w:pPr>
    </w:p>
    <w:p w:rsidRPr="00317687" w:rsidR="00E51B47" w:rsidP="00364217" w:rsidRDefault="00E51B47" w14:paraId="4146F07C" w14:textId="65326E07">
      <w:pPr>
        <w:pStyle w:val="Default"/>
        <w:spacing w:line="360" w:lineRule="auto"/>
        <w:jc w:val="center"/>
        <w:rPr>
          <w:rFonts w:ascii="UVN Viet Sach" w:hAnsi="UVN Viet Sach"/>
          <w:b/>
          <w:color w:val="auto"/>
          <w:sz w:val="36"/>
          <w:szCs w:val="36"/>
        </w:rPr>
      </w:pPr>
      <w:r w:rsidRPr="00317687">
        <w:rPr>
          <w:rFonts w:ascii="UVN Viet Sach" w:hAnsi="UVN Viet Sach"/>
          <w:b/>
          <w:color w:val="auto"/>
          <w:sz w:val="36"/>
          <w:szCs w:val="36"/>
        </w:rPr>
        <w:t xml:space="preserve">BÁO CÁO </w:t>
      </w:r>
      <w:r w:rsidRPr="00317687" w:rsidR="000B6F45">
        <w:rPr>
          <w:rFonts w:ascii="UVN Viet Sach" w:hAnsi="UVN Viet Sach"/>
          <w:b/>
          <w:color w:val="auto"/>
          <w:sz w:val="36"/>
          <w:szCs w:val="36"/>
        </w:rPr>
        <w:t>ĐỒ ÁN</w:t>
      </w:r>
    </w:p>
    <w:p w:rsidRPr="00317687" w:rsidR="00E51B47" w:rsidP="00364217" w:rsidRDefault="00E51B47" w14:paraId="5984A567" w14:textId="0B652D74">
      <w:pPr>
        <w:pStyle w:val="Default"/>
        <w:spacing w:line="360" w:lineRule="auto"/>
        <w:jc w:val="center"/>
        <w:rPr>
          <w:rFonts w:ascii="UVN Viet Sach" w:hAnsi="UVN Viet Sach"/>
          <w:b/>
          <w:color w:val="2F5496" w:themeColor="accent1" w:themeShade="BF"/>
          <w:sz w:val="32"/>
          <w:szCs w:val="32"/>
        </w:rPr>
      </w:pPr>
      <w:r w:rsidRPr="00317687">
        <w:rPr>
          <w:rFonts w:ascii="UVN Viet Sach" w:hAnsi="UVN Viet Sach"/>
          <w:b/>
          <w:color w:val="auto"/>
          <w:sz w:val="32"/>
          <w:szCs w:val="32"/>
        </w:rPr>
        <w:t>M</w:t>
      </w:r>
      <w:r w:rsidRPr="00317687" w:rsidR="004A223E">
        <w:rPr>
          <w:rFonts w:ascii="UVN Viet Sach" w:hAnsi="UVN Viet Sach"/>
          <w:b/>
          <w:color w:val="auto"/>
          <w:sz w:val="32"/>
          <w:szCs w:val="32"/>
        </w:rPr>
        <w:t>ôn học</w:t>
      </w:r>
      <w:r w:rsidRPr="00317687" w:rsidR="00A12175">
        <w:rPr>
          <w:rFonts w:ascii="UVN Viet Sach" w:hAnsi="UVN Viet Sach"/>
          <w:b/>
          <w:color w:val="auto"/>
          <w:sz w:val="32"/>
          <w:szCs w:val="32"/>
        </w:rPr>
        <w:t>:</w:t>
      </w:r>
      <w:r w:rsidRPr="00317687">
        <w:rPr>
          <w:rFonts w:ascii="UVN Viet Sach" w:hAnsi="UVN Viet Sach"/>
          <w:b/>
          <w:color w:val="auto"/>
          <w:sz w:val="32"/>
          <w:szCs w:val="32"/>
        </w:rPr>
        <w:t xml:space="preserve"> </w:t>
      </w:r>
      <w:r w:rsidRPr="00317687" w:rsidR="00084F9C">
        <w:rPr>
          <w:rFonts w:ascii="UVN Viet Sach" w:hAnsi="UVN Viet Sach"/>
          <w:b/>
          <w:color w:val="2F5496" w:themeColor="accent1" w:themeShade="BF"/>
          <w:sz w:val="32"/>
          <w:szCs w:val="32"/>
        </w:rPr>
        <w:t>ĐÁNH GIÁ HIỆU NĂNG HỆ THỐNG MẠNG MÁY TÍNH</w:t>
      </w:r>
    </w:p>
    <w:p w:rsidRPr="00317687" w:rsidR="00EE77A4" w:rsidP="00364217" w:rsidRDefault="00C11234" w14:paraId="61E15528" w14:textId="1A3537E3">
      <w:pPr>
        <w:pStyle w:val="Default"/>
        <w:spacing w:line="360" w:lineRule="auto"/>
        <w:jc w:val="center"/>
        <w:rPr>
          <w:rFonts w:ascii="UVN Viet Sach" w:hAnsi="UVN Viet Sach"/>
          <w:b/>
          <w:color w:val="auto"/>
          <w:sz w:val="30"/>
          <w:szCs w:val="30"/>
        </w:rPr>
      </w:pPr>
      <w:r w:rsidRPr="00317687">
        <w:rPr>
          <w:rFonts w:ascii="UVN Viet Sach" w:hAnsi="UVN Viet Sach"/>
          <w:b/>
          <w:color w:val="auto"/>
          <w:sz w:val="30"/>
          <w:szCs w:val="30"/>
        </w:rPr>
        <w:t>Lớp: NT</w:t>
      </w:r>
      <w:r w:rsidRPr="00317687" w:rsidR="00084F9C">
        <w:rPr>
          <w:rFonts w:ascii="UVN Viet Sach" w:hAnsi="UVN Viet Sach"/>
          <w:b/>
          <w:color w:val="auto"/>
          <w:sz w:val="30"/>
          <w:szCs w:val="30"/>
        </w:rPr>
        <w:t>531</w:t>
      </w:r>
      <w:r w:rsidRPr="00317687">
        <w:rPr>
          <w:rFonts w:ascii="UVN Viet Sach" w:hAnsi="UVN Viet Sach"/>
          <w:b/>
          <w:color w:val="auto"/>
          <w:sz w:val="30"/>
          <w:szCs w:val="30"/>
        </w:rPr>
        <w:t>.</w:t>
      </w:r>
      <w:r w:rsidRPr="00317687" w:rsidR="00084F9C">
        <w:rPr>
          <w:rFonts w:ascii="UVN Viet Sach" w:hAnsi="UVN Viet Sach"/>
          <w:b/>
          <w:color w:val="auto"/>
          <w:sz w:val="30"/>
          <w:szCs w:val="30"/>
        </w:rPr>
        <w:t>P1</w:t>
      </w:r>
      <w:r w:rsidRPr="00317687" w:rsidR="004C1464">
        <w:rPr>
          <w:rFonts w:ascii="UVN Viet Sach" w:hAnsi="UVN Viet Sach"/>
          <w:b/>
          <w:color w:val="auto"/>
          <w:sz w:val="30"/>
          <w:szCs w:val="30"/>
        </w:rPr>
        <w:t>1</w:t>
      </w:r>
      <w:r w:rsidRPr="00317687">
        <w:rPr>
          <w:rFonts w:ascii="UVN Viet Sach" w:hAnsi="UVN Viet Sach"/>
          <w:b/>
          <w:color w:val="auto"/>
          <w:sz w:val="30"/>
          <w:szCs w:val="30"/>
        </w:rPr>
        <w:t>.MMCL</w:t>
      </w:r>
    </w:p>
    <w:p w:rsidRPr="00317687" w:rsidR="004A6F50" w:rsidP="00364217" w:rsidRDefault="00084F9C" w14:paraId="4888F8A4" w14:textId="7B6537A4">
      <w:pPr>
        <w:pStyle w:val="Default"/>
        <w:spacing w:line="360" w:lineRule="auto"/>
        <w:jc w:val="center"/>
        <w:rPr>
          <w:rFonts w:ascii="UVN Viet Sach" w:hAnsi="UVN Viet Sach"/>
          <w:b/>
          <w:color w:val="auto"/>
          <w:sz w:val="30"/>
          <w:szCs w:val="30"/>
        </w:rPr>
      </w:pPr>
      <w:r w:rsidRPr="00317687">
        <w:rPr>
          <w:rFonts w:ascii="UVN Viet Sach" w:hAnsi="UVN Viet Sach"/>
          <w:b/>
          <w:color w:val="auto"/>
          <w:sz w:val="31"/>
          <w:szCs w:val="31"/>
          <w:u w:val="single"/>
        </w:rPr>
        <w:t>Đề tài</w:t>
      </w:r>
    </w:p>
    <w:p w:rsidRPr="00317687" w:rsidR="00B758A6" w:rsidP="00364217" w:rsidRDefault="00BF1AC9" w14:paraId="28EEDC0C" w14:textId="2B14658F">
      <w:pPr>
        <w:pStyle w:val="Default"/>
        <w:spacing w:line="360" w:lineRule="auto"/>
        <w:jc w:val="center"/>
        <w:rPr>
          <w:rFonts w:ascii="UVN Viet Sach" w:hAnsi="UVN Viet Sach"/>
          <w:b/>
          <w:color w:val="auto"/>
          <w:sz w:val="30"/>
          <w:szCs w:val="30"/>
        </w:rPr>
      </w:pPr>
      <w:r w:rsidRPr="00317687">
        <w:rPr>
          <w:rFonts w:ascii="UVN Viet Sach" w:hAnsi="UVN Viet Sach"/>
          <w:b/>
          <w:color w:val="2F5496" w:themeColor="accent1" w:themeShade="BF"/>
          <w:sz w:val="30"/>
          <w:szCs w:val="30"/>
        </w:rPr>
        <w:t>T</w:t>
      </w:r>
      <w:r w:rsidRPr="00317687" w:rsidR="00084F9C">
        <w:rPr>
          <w:rFonts w:ascii="UVN Viet Sach" w:hAnsi="UVN Viet Sach"/>
          <w:b/>
          <w:color w:val="2F5496" w:themeColor="accent1" w:themeShade="BF"/>
          <w:sz w:val="30"/>
          <w:szCs w:val="30"/>
        </w:rPr>
        <w:t xml:space="preserve">riển khai hệ thống giám sát mạng </w:t>
      </w:r>
      <w:r w:rsidRPr="00317687" w:rsidR="004A6F50">
        <w:rPr>
          <w:rFonts w:ascii="UVN Viet Sach" w:hAnsi="UVN Viet Sach"/>
          <w:b/>
          <w:color w:val="2F5496" w:themeColor="accent1" w:themeShade="BF"/>
          <w:sz w:val="30"/>
          <w:szCs w:val="30"/>
        </w:rPr>
        <w:t>sử dụng công cụ Observium</w:t>
      </w:r>
    </w:p>
    <w:p w:rsidRPr="00317687" w:rsidR="00FF0F48" w:rsidP="00364217" w:rsidRDefault="00FF0F48" w14:paraId="75808BDE" w14:textId="77777777">
      <w:pPr>
        <w:pStyle w:val="Default"/>
        <w:spacing w:line="360" w:lineRule="auto"/>
        <w:jc w:val="both"/>
        <w:rPr>
          <w:rFonts w:ascii="UVN Viet Sach" w:hAnsi="UVN Viet Sach"/>
          <w:color w:val="auto"/>
          <w:sz w:val="26"/>
          <w:szCs w:val="26"/>
        </w:rPr>
      </w:pPr>
    </w:p>
    <w:p w:rsidRPr="00317687" w:rsidR="004A6F50" w:rsidP="00364217" w:rsidRDefault="004A6F50" w14:paraId="20C23B68" w14:textId="77777777">
      <w:pPr>
        <w:pStyle w:val="Default"/>
        <w:spacing w:line="360" w:lineRule="auto"/>
        <w:jc w:val="both"/>
        <w:rPr>
          <w:rFonts w:ascii="UVN Viet Sach" w:hAnsi="UVN Viet Sach"/>
          <w:color w:val="auto"/>
          <w:sz w:val="26"/>
          <w:szCs w:val="26"/>
        </w:rPr>
      </w:pPr>
    </w:p>
    <w:p w:rsidRPr="00317687" w:rsidR="00C957AD" w:rsidP="00B61EF3" w:rsidRDefault="00E51B47" w14:paraId="2AAD3462" w14:textId="6F3393EE">
      <w:pPr>
        <w:pStyle w:val="Default"/>
        <w:spacing w:line="360" w:lineRule="auto"/>
        <w:jc w:val="both"/>
        <w:rPr>
          <w:rFonts w:ascii="UVN Viet Sach" w:hAnsi="UVN Viet Sach"/>
          <w:color w:val="auto"/>
          <w:sz w:val="26"/>
          <w:szCs w:val="26"/>
        </w:rPr>
      </w:pPr>
      <w:r w:rsidRPr="00317687">
        <w:rPr>
          <w:rFonts w:ascii="UVN Viet Sach" w:hAnsi="UVN Viet Sach"/>
          <w:color w:val="auto"/>
          <w:sz w:val="26"/>
          <w:szCs w:val="26"/>
        </w:rPr>
        <w:t xml:space="preserve">GVHD: </w:t>
      </w:r>
      <w:r w:rsidRPr="00317687" w:rsidR="0060486B">
        <w:rPr>
          <w:rFonts w:ascii="UVN Viet Sach" w:hAnsi="UVN Viet Sach"/>
          <w:b/>
          <w:color w:val="auto"/>
          <w:sz w:val="26"/>
          <w:szCs w:val="26"/>
        </w:rPr>
        <w:t>PG</w:t>
      </w:r>
      <w:r w:rsidRPr="00317687" w:rsidR="005310DE">
        <w:rPr>
          <w:rFonts w:ascii="UVN Viet Sach" w:hAnsi="UVN Viet Sach"/>
          <w:b/>
          <w:color w:val="auto"/>
          <w:sz w:val="26"/>
          <w:szCs w:val="26"/>
        </w:rPr>
        <w:t>S</w:t>
      </w:r>
      <w:r w:rsidRPr="00317687" w:rsidR="0060486B">
        <w:rPr>
          <w:rFonts w:ascii="UVN Viet Sach" w:hAnsi="UVN Viet Sach"/>
          <w:b/>
          <w:color w:val="auto"/>
          <w:sz w:val="26"/>
          <w:szCs w:val="26"/>
        </w:rPr>
        <w:t xml:space="preserve">. </w:t>
      </w:r>
      <w:r w:rsidRPr="00317687" w:rsidR="004C1464">
        <w:rPr>
          <w:rFonts w:ascii="UVN Viet Sach" w:hAnsi="UVN Viet Sach"/>
          <w:b/>
          <w:color w:val="auto"/>
          <w:sz w:val="26"/>
          <w:szCs w:val="26"/>
        </w:rPr>
        <w:t>T</w:t>
      </w:r>
      <w:r w:rsidRPr="00317687" w:rsidR="0060486B">
        <w:rPr>
          <w:rFonts w:ascii="UVN Viet Sach" w:hAnsi="UVN Viet Sach"/>
          <w:b/>
          <w:color w:val="auto"/>
          <w:sz w:val="26"/>
          <w:szCs w:val="26"/>
        </w:rPr>
        <w:t>S. Lê Trung Quân</w:t>
      </w:r>
    </w:p>
    <w:p w:rsidRPr="00317687" w:rsidR="00DC70EC" w:rsidP="009958CC" w:rsidRDefault="00E51B47" w14:paraId="6F0C9245" w14:textId="5F105F37">
      <w:pPr>
        <w:pStyle w:val="Default"/>
        <w:spacing w:line="360" w:lineRule="auto"/>
        <w:jc w:val="both"/>
        <w:rPr>
          <w:rFonts w:ascii="UVN Viet Sach" w:hAnsi="UVN Viet Sach"/>
          <w:color w:val="auto"/>
          <w:sz w:val="26"/>
          <w:szCs w:val="26"/>
        </w:rPr>
      </w:pPr>
      <w:r w:rsidRPr="00317687">
        <w:rPr>
          <w:rFonts w:ascii="UVN Viet Sach" w:hAnsi="UVN Viet Sach"/>
          <w:color w:val="auto"/>
          <w:sz w:val="26"/>
          <w:szCs w:val="26"/>
        </w:rPr>
        <w:t>Nhóm</w:t>
      </w:r>
      <w:r w:rsidRPr="00317687" w:rsidR="00E07A63">
        <w:rPr>
          <w:rFonts w:ascii="UVN Viet Sach" w:hAnsi="UVN Viet Sach"/>
          <w:color w:val="auto"/>
          <w:sz w:val="26"/>
          <w:szCs w:val="26"/>
        </w:rPr>
        <w:t>:</w:t>
      </w:r>
      <w:r w:rsidRPr="00317687">
        <w:rPr>
          <w:rFonts w:ascii="UVN Viet Sach" w:hAnsi="UVN Viet Sach"/>
          <w:color w:val="auto"/>
          <w:sz w:val="26"/>
          <w:szCs w:val="26"/>
        </w:rPr>
        <w:t xml:space="preserve"> </w:t>
      </w:r>
      <w:r w:rsidRPr="00317687" w:rsidR="0060486B">
        <w:rPr>
          <w:rFonts w:ascii="UVN Viet Sach" w:hAnsi="UVN Viet Sach"/>
          <w:b/>
          <w:color w:val="auto"/>
          <w:sz w:val="26"/>
          <w:szCs w:val="26"/>
        </w:rPr>
        <w:t>11</w:t>
      </w:r>
    </w:p>
    <w:p w:rsidRPr="00317687" w:rsidR="00E51B47" w:rsidP="009958CC" w:rsidRDefault="00DC70EC" w14:paraId="70F95789" w14:textId="3499159F">
      <w:pPr>
        <w:pStyle w:val="Default"/>
        <w:spacing w:line="360" w:lineRule="auto"/>
        <w:jc w:val="both"/>
        <w:rPr>
          <w:rFonts w:ascii="UVN Viet Sach" w:hAnsi="UVN Viet Sach"/>
          <w:color w:val="auto"/>
          <w:sz w:val="26"/>
          <w:szCs w:val="26"/>
        </w:rPr>
      </w:pPr>
      <w:r w:rsidRPr="00317687">
        <w:rPr>
          <w:rFonts w:ascii="UVN Viet Sach" w:hAnsi="UVN Viet Sach"/>
          <w:color w:val="auto"/>
          <w:sz w:val="26"/>
          <w:szCs w:val="26"/>
        </w:rPr>
        <w:t>Thành viên</w:t>
      </w:r>
      <w:r w:rsidRPr="00317687" w:rsidR="00E07A63">
        <w:rPr>
          <w:rFonts w:ascii="UVN Viet Sach" w:hAnsi="UVN Viet Sach"/>
          <w:color w:val="auto"/>
          <w:sz w:val="26"/>
          <w:szCs w:val="26"/>
        </w:rPr>
        <w:t>:</w:t>
      </w:r>
      <w:r w:rsidRPr="00317687" w:rsidR="00E51B47">
        <w:rPr>
          <w:rFonts w:ascii="UVN Viet Sach" w:hAnsi="UVN Viet Sach"/>
          <w:color w:val="auto"/>
          <w:sz w:val="26"/>
          <w:szCs w:val="26"/>
        </w:rPr>
        <w:t xml:space="preserve">  </w:t>
      </w:r>
    </w:p>
    <w:tbl>
      <w:tblPr>
        <w:tblStyle w:val="GridTable1Light-Accent5"/>
        <w:tblW w:w="8976" w:type="dxa"/>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Layout w:type="fixed"/>
        <w:tblLook w:val="0000" w:firstRow="0" w:lastRow="0" w:firstColumn="0" w:lastColumn="0" w:noHBand="0" w:noVBand="0"/>
      </w:tblPr>
      <w:tblGrid>
        <w:gridCol w:w="876"/>
        <w:gridCol w:w="2880"/>
        <w:gridCol w:w="1800"/>
        <w:gridCol w:w="3420"/>
      </w:tblGrid>
      <w:tr w:rsidRPr="00442E5F" w:rsidR="0015514E" w:rsidTr="00C01666" w14:paraId="3A4DE18D" w14:textId="77777777">
        <w:trPr>
          <w:trHeight w:val="449"/>
        </w:trPr>
        <w:tc>
          <w:tcPr>
            <w:tcW w:w="876" w:type="dxa"/>
            <w:shd w:val="clear" w:color="auto" w:fill="9CC2E5" w:themeFill="accent5" w:themeFillTint="99"/>
            <w:vAlign w:val="center"/>
          </w:tcPr>
          <w:p w:rsidRPr="00317687" w:rsidR="005A4FDD" w:rsidP="00554551" w:rsidRDefault="005A4FDD" w14:paraId="0F9E8717" w14:textId="77777777">
            <w:pPr>
              <w:tabs>
                <w:tab w:val="left" w:pos="624"/>
              </w:tabs>
              <w:ind w:left="156"/>
              <w:jc w:val="center"/>
              <w:rPr>
                <w:rFonts w:ascii="UVN Viet Sach" w:hAnsi="UVN Viet Sach" w:cs="Times New Roman"/>
                <w:b/>
                <w:sz w:val="26"/>
                <w:szCs w:val="26"/>
              </w:rPr>
            </w:pPr>
            <w:r w:rsidRPr="00317687">
              <w:rPr>
                <w:rFonts w:ascii="UVN Viet Sach" w:hAnsi="UVN Viet Sach" w:cs="Times New Roman"/>
                <w:b/>
                <w:sz w:val="26"/>
                <w:szCs w:val="26"/>
              </w:rPr>
              <w:t>STT</w:t>
            </w:r>
          </w:p>
        </w:tc>
        <w:tc>
          <w:tcPr>
            <w:tcW w:w="2880" w:type="dxa"/>
            <w:shd w:val="clear" w:color="auto" w:fill="9CC2E5" w:themeFill="accent5" w:themeFillTint="99"/>
            <w:vAlign w:val="center"/>
          </w:tcPr>
          <w:p w:rsidRPr="00317687" w:rsidR="005A4FDD" w:rsidP="00554551" w:rsidRDefault="005A4FDD" w14:paraId="4FB1462F" w14:textId="77777777">
            <w:pPr>
              <w:tabs>
                <w:tab w:val="left" w:pos="6480"/>
              </w:tabs>
              <w:jc w:val="center"/>
              <w:rPr>
                <w:rFonts w:ascii="UVN Viet Sach" w:hAnsi="UVN Viet Sach" w:cs="Times New Roman"/>
                <w:b/>
                <w:sz w:val="26"/>
                <w:szCs w:val="26"/>
              </w:rPr>
            </w:pPr>
            <w:r w:rsidRPr="00317687">
              <w:rPr>
                <w:rFonts w:ascii="UVN Viet Sach" w:hAnsi="UVN Viet Sach" w:cs="Times New Roman"/>
                <w:b/>
                <w:sz w:val="26"/>
                <w:szCs w:val="26"/>
              </w:rPr>
              <w:t>Họ và tên</w:t>
            </w:r>
          </w:p>
        </w:tc>
        <w:tc>
          <w:tcPr>
            <w:tcW w:w="1800" w:type="dxa"/>
            <w:shd w:val="clear" w:color="auto" w:fill="9CC2E5" w:themeFill="accent5" w:themeFillTint="99"/>
            <w:vAlign w:val="center"/>
          </w:tcPr>
          <w:p w:rsidRPr="00317687" w:rsidR="005A4FDD" w:rsidP="00554551" w:rsidRDefault="005A4FDD" w14:paraId="5EDE6831" w14:textId="77777777">
            <w:pPr>
              <w:tabs>
                <w:tab w:val="left" w:pos="6480"/>
              </w:tabs>
              <w:jc w:val="center"/>
              <w:rPr>
                <w:rFonts w:ascii="UVN Viet Sach" w:hAnsi="UVN Viet Sach" w:cs="Times New Roman"/>
                <w:b/>
                <w:sz w:val="26"/>
                <w:szCs w:val="26"/>
              </w:rPr>
            </w:pPr>
            <w:r w:rsidRPr="00317687">
              <w:rPr>
                <w:rFonts w:ascii="UVN Viet Sach" w:hAnsi="UVN Viet Sach" w:cs="Times New Roman"/>
                <w:b/>
                <w:sz w:val="26"/>
                <w:szCs w:val="26"/>
              </w:rPr>
              <w:t>MSSV</w:t>
            </w:r>
          </w:p>
        </w:tc>
        <w:tc>
          <w:tcPr>
            <w:tcW w:w="3420" w:type="dxa"/>
            <w:shd w:val="clear" w:color="auto" w:fill="9CC2E5" w:themeFill="accent5" w:themeFillTint="99"/>
            <w:vAlign w:val="center"/>
          </w:tcPr>
          <w:p w:rsidRPr="00317687" w:rsidR="005A4FDD" w:rsidP="00554551" w:rsidRDefault="005A4FDD" w14:paraId="155007F4" w14:textId="77777777">
            <w:pPr>
              <w:tabs>
                <w:tab w:val="left" w:pos="6480"/>
              </w:tabs>
              <w:jc w:val="center"/>
              <w:rPr>
                <w:rFonts w:ascii="UVN Viet Sach" w:hAnsi="UVN Viet Sach" w:cs="Times New Roman"/>
                <w:b/>
                <w:sz w:val="26"/>
                <w:szCs w:val="26"/>
              </w:rPr>
            </w:pPr>
            <w:r w:rsidRPr="00317687">
              <w:rPr>
                <w:rFonts w:ascii="UVN Viet Sach" w:hAnsi="UVN Viet Sach" w:cs="Times New Roman"/>
                <w:b/>
                <w:sz w:val="26"/>
                <w:szCs w:val="26"/>
              </w:rPr>
              <w:t>Email</w:t>
            </w:r>
          </w:p>
        </w:tc>
      </w:tr>
      <w:tr w:rsidRPr="00442E5F" w:rsidR="005A4FDD" w:rsidTr="00C01666" w14:paraId="01A6FEFB" w14:textId="77777777">
        <w:trPr>
          <w:trHeight w:val="416"/>
        </w:trPr>
        <w:tc>
          <w:tcPr>
            <w:tcW w:w="876" w:type="dxa"/>
            <w:vAlign w:val="center"/>
          </w:tcPr>
          <w:p w:rsidRPr="00317687" w:rsidR="005A4FDD" w:rsidP="00240523" w:rsidRDefault="0060486B" w14:paraId="108D981B" w14:textId="7397CC49">
            <w:pPr>
              <w:tabs>
                <w:tab w:val="left" w:pos="6480"/>
              </w:tabs>
              <w:jc w:val="center"/>
              <w:rPr>
                <w:rFonts w:ascii="UVN Viet Sach" w:hAnsi="UVN Viet Sach" w:cs="Times New Roman"/>
                <w:sz w:val="26"/>
                <w:szCs w:val="26"/>
              </w:rPr>
            </w:pPr>
            <w:r w:rsidRPr="00317687">
              <w:rPr>
                <w:rFonts w:ascii="UVN Viet Sach" w:hAnsi="UVN Viet Sach" w:cs="Times New Roman"/>
                <w:sz w:val="26"/>
                <w:szCs w:val="26"/>
              </w:rPr>
              <w:t>1</w:t>
            </w:r>
          </w:p>
        </w:tc>
        <w:tc>
          <w:tcPr>
            <w:tcW w:w="2880" w:type="dxa"/>
            <w:vAlign w:val="center"/>
          </w:tcPr>
          <w:p w:rsidRPr="00317687" w:rsidR="005A4FDD" w:rsidP="00240523" w:rsidRDefault="005A4FDD" w14:paraId="23110B98" w14:textId="77777777">
            <w:pPr>
              <w:tabs>
                <w:tab w:val="left" w:pos="6480"/>
              </w:tabs>
              <w:jc w:val="center"/>
              <w:rPr>
                <w:rFonts w:ascii="UVN Viet Sach" w:hAnsi="UVN Viet Sach" w:cs="Times New Roman"/>
                <w:sz w:val="26"/>
                <w:szCs w:val="26"/>
              </w:rPr>
            </w:pPr>
            <w:r w:rsidRPr="00317687">
              <w:rPr>
                <w:rFonts w:ascii="UVN Viet Sach" w:hAnsi="UVN Viet Sach" w:cs="Times New Roman"/>
                <w:sz w:val="26"/>
                <w:szCs w:val="26"/>
              </w:rPr>
              <w:t>Hồ Mạnh Đạt</w:t>
            </w:r>
          </w:p>
        </w:tc>
        <w:tc>
          <w:tcPr>
            <w:tcW w:w="1800" w:type="dxa"/>
            <w:vAlign w:val="center"/>
          </w:tcPr>
          <w:p w:rsidRPr="00317687" w:rsidR="005A4FDD" w:rsidP="00240523" w:rsidRDefault="005A4FDD" w14:paraId="5FF67A24" w14:textId="77777777">
            <w:pPr>
              <w:tabs>
                <w:tab w:val="left" w:pos="6480"/>
              </w:tabs>
              <w:jc w:val="center"/>
              <w:rPr>
                <w:rFonts w:ascii="UVN Viet Sach" w:hAnsi="UVN Viet Sach" w:cs="Times New Roman"/>
                <w:sz w:val="26"/>
                <w:szCs w:val="26"/>
              </w:rPr>
            </w:pPr>
            <w:r w:rsidRPr="00317687">
              <w:rPr>
                <w:rFonts w:ascii="UVN Viet Sach" w:hAnsi="UVN Viet Sach" w:cs="Times New Roman"/>
                <w:sz w:val="26"/>
                <w:szCs w:val="26"/>
              </w:rPr>
              <w:t>21520695</w:t>
            </w:r>
          </w:p>
        </w:tc>
        <w:tc>
          <w:tcPr>
            <w:tcW w:w="3420" w:type="dxa"/>
            <w:vAlign w:val="center"/>
          </w:tcPr>
          <w:p w:rsidRPr="00317687" w:rsidR="005A4FDD" w:rsidP="00240523" w:rsidRDefault="005A4FDD" w14:paraId="0DB8B290" w14:textId="32F580C6">
            <w:pPr>
              <w:tabs>
                <w:tab w:val="left" w:pos="6480"/>
              </w:tabs>
              <w:jc w:val="center"/>
              <w:rPr>
                <w:rFonts w:ascii="UVN Viet Sach" w:hAnsi="UVN Viet Sach" w:cs="Times New Roman"/>
                <w:sz w:val="26"/>
                <w:szCs w:val="26"/>
              </w:rPr>
            </w:pPr>
            <w:hyperlink w:history="1" r:id="rId12">
              <w:r w:rsidRPr="00317687">
                <w:rPr>
                  <w:rFonts w:ascii="UVN Viet Sach" w:hAnsi="UVN Viet Sach" w:cs="Times New Roman"/>
                  <w:sz w:val="26"/>
                  <w:szCs w:val="26"/>
                </w:rPr>
                <w:t>21520695@gm.uit.edu.vn</w:t>
              </w:r>
            </w:hyperlink>
            <w:r w:rsidRPr="00317687" w:rsidR="0060486B">
              <w:rPr>
                <w:rFonts w:ascii="UVN Viet Sach" w:hAnsi="UVN Viet Sach" w:cs="Times New Roman"/>
                <w:sz w:val="26"/>
                <w:szCs w:val="26"/>
              </w:rPr>
              <w:t xml:space="preserve"> </w:t>
            </w:r>
          </w:p>
        </w:tc>
      </w:tr>
      <w:tr w:rsidRPr="00442E5F" w:rsidR="0060486B" w:rsidTr="00C01666" w14:paraId="2AB6419A" w14:textId="77777777">
        <w:trPr>
          <w:trHeight w:val="416"/>
        </w:trPr>
        <w:tc>
          <w:tcPr>
            <w:tcW w:w="876" w:type="dxa"/>
            <w:vAlign w:val="center"/>
          </w:tcPr>
          <w:p w:rsidRPr="00317687" w:rsidR="0060486B" w:rsidP="0060486B" w:rsidRDefault="0060486B" w14:paraId="7E908D4A" w14:textId="2E528E8A">
            <w:pPr>
              <w:tabs>
                <w:tab w:val="left" w:pos="6480"/>
              </w:tabs>
              <w:jc w:val="center"/>
              <w:rPr>
                <w:rFonts w:ascii="UVN Viet Sach" w:hAnsi="UVN Viet Sach" w:cs="Times New Roman"/>
                <w:sz w:val="26"/>
                <w:szCs w:val="26"/>
              </w:rPr>
            </w:pPr>
            <w:r w:rsidRPr="00317687">
              <w:rPr>
                <w:rFonts w:ascii="UVN Viet Sach" w:hAnsi="UVN Viet Sach" w:cs="Times New Roman"/>
                <w:sz w:val="26"/>
                <w:szCs w:val="26"/>
              </w:rPr>
              <w:t>2</w:t>
            </w:r>
          </w:p>
        </w:tc>
        <w:tc>
          <w:tcPr>
            <w:tcW w:w="2880" w:type="dxa"/>
            <w:vAlign w:val="center"/>
          </w:tcPr>
          <w:p w:rsidRPr="00317687" w:rsidR="0060486B" w:rsidP="0060486B" w:rsidRDefault="0060486B" w14:paraId="0A89533D" w14:textId="5D26F1CE">
            <w:pPr>
              <w:tabs>
                <w:tab w:val="left" w:pos="6480"/>
              </w:tabs>
              <w:jc w:val="center"/>
              <w:rPr>
                <w:rFonts w:ascii="UVN Viet Sach" w:hAnsi="UVN Viet Sach" w:cs="Times New Roman"/>
                <w:sz w:val="26"/>
                <w:szCs w:val="26"/>
              </w:rPr>
            </w:pPr>
            <w:r w:rsidRPr="00317687">
              <w:rPr>
                <w:rFonts w:ascii="UVN Viet Sach" w:hAnsi="UVN Viet Sach" w:cs="Times New Roman"/>
                <w:sz w:val="26"/>
                <w:szCs w:val="26"/>
              </w:rPr>
              <w:t>Trần Ngọc Phương Anh</w:t>
            </w:r>
          </w:p>
        </w:tc>
        <w:tc>
          <w:tcPr>
            <w:tcW w:w="1800" w:type="dxa"/>
            <w:vAlign w:val="center"/>
          </w:tcPr>
          <w:p w:rsidRPr="00317687" w:rsidR="0060486B" w:rsidP="0060486B" w:rsidRDefault="0060486B" w14:paraId="514AF3D8" w14:textId="4CC4A714">
            <w:pPr>
              <w:tabs>
                <w:tab w:val="left" w:pos="6480"/>
              </w:tabs>
              <w:jc w:val="center"/>
              <w:rPr>
                <w:rFonts w:ascii="UVN Viet Sach" w:hAnsi="UVN Viet Sach" w:cs="Times New Roman"/>
                <w:sz w:val="26"/>
                <w:szCs w:val="26"/>
              </w:rPr>
            </w:pPr>
            <w:r w:rsidRPr="00317687">
              <w:rPr>
                <w:rFonts w:ascii="UVN Viet Sach" w:hAnsi="UVN Viet Sach" w:cs="Times New Roman"/>
                <w:sz w:val="26"/>
                <w:szCs w:val="26"/>
              </w:rPr>
              <w:t>21521839</w:t>
            </w:r>
          </w:p>
        </w:tc>
        <w:tc>
          <w:tcPr>
            <w:tcW w:w="3420" w:type="dxa"/>
            <w:vAlign w:val="center"/>
          </w:tcPr>
          <w:p w:rsidRPr="00317687" w:rsidR="0060486B" w:rsidP="0060486B" w:rsidRDefault="0060486B" w14:paraId="43799782" w14:textId="3896D3DA">
            <w:pPr>
              <w:tabs>
                <w:tab w:val="left" w:pos="6480"/>
              </w:tabs>
              <w:jc w:val="center"/>
              <w:rPr>
                <w:rFonts w:ascii="UVN Viet Sach" w:hAnsi="UVN Viet Sach" w:cs="Times New Roman"/>
                <w:sz w:val="26"/>
                <w:szCs w:val="26"/>
              </w:rPr>
            </w:pPr>
            <w:hyperlink w:history="1" r:id="rId13">
              <w:r w:rsidRPr="00317687">
                <w:rPr>
                  <w:rStyle w:val="Hyperlink"/>
                  <w:rFonts w:ascii="UVN Viet Sach" w:hAnsi="UVN Viet Sach" w:cs="Times New Roman"/>
                  <w:color w:val="auto"/>
                  <w:sz w:val="26"/>
                  <w:szCs w:val="26"/>
                  <w:u w:val="none"/>
                </w:rPr>
                <w:t>21521839@gm.uit.edu.vn</w:t>
              </w:r>
            </w:hyperlink>
          </w:p>
        </w:tc>
      </w:tr>
    </w:tbl>
    <w:p w:rsidRPr="00317687" w:rsidR="009958CC" w:rsidP="009958CC" w:rsidRDefault="009958CC" w14:paraId="03BEF3B2" w14:textId="77777777">
      <w:pPr>
        <w:pStyle w:val="Default"/>
        <w:spacing w:line="360" w:lineRule="auto"/>
        <w:jc w:val="both"/>
        <w:rPr>
          <w:rFonts w:ascii="UVN Viet Sach" w:hAnsi="UVN Viet Sach"/>
          <w:color w:val="auto"/>
          <w:sz w:val="26"/>
          <w:szCs w:val="26"/>
        </w:rPr>
      </w:pPr>
    </w:p>
    <w:p w:rsidRPr="00317687" w:rsidR="00934888" w:rsidP="001A4EB8" w:rsidRDefault="00934888" w14:paraId="1537712A" w14:textId="77777777">
      <w:pPr>
        <w:pStyle w:val="rtejustify"/>
        <w:shd w:val="clear" w:color="auto" w:fill="FFFFFF"/>
        <w:tabs>
          <w:tab w:val="left" w:pos="1710"/>
          <w:tab w:val="left" w:pos="1890"/>
        </w:tabs>
        <w:spacing w:before="160" w:beforeAutospacing="0" w:after="0" w:afterAutospacing="0" w:line="360" w:lineRule="auto"/>
        <w:jc w:val="center"/>
        <w:textAlignment w:val="baseline"/>
        <w:rPr>
          <w:rFonts w:ascii="UVN Viet Sach" w:hAnsi="UVN Viet Sach" w:eastAsia="Wingdings"/>
          <w:b/>
          <w:sz w:val="26"/>
          <w:szCs w:val="26"/>
          <w:shd w:val="clear" w:color="auto" w:fill="FFFFFF"/>
        </w:rPr>
      </w:pPr>
    </w:p>
    <w:p w:rsidRPr="00317687" w:rsidR="00E51B47" w:rsidP="001A4EB8" w:rsidRDefault="00DB0691" w14:paraId="51040885" w14:textId="49C3311F">
      <w:pPr>
        <w:pStyle w:val="rtejustify"/>
        <w:shd w:val="clear" w:color="auto" w:fill="FFFFFF"/>
        <w:tabs>
          <w:tab w:val="left" w:pos="1710"/>
          <w:tab w:val="left" w:pos="1890"/>
        </w:tabs>
        <w:spacing w:before="160" w:beforeAutospacing="0" w:after="0" w:afterAutospacing="0" w:line="360" w:lineRule="auto"/>
        <w:jc w:val="center"/>
        <w:textAlignment w:val="baseline"/>
        <w:rPr>
          <w:rFonts w:ascii="UVN Viet Sach" w:hAnsi="UVN Viet Sach"/>
          <w:b/>
          <w:sz w:val="26"/>
          <w:szCs w:val="26"/>
          <w:shd w:val="clear" w:color="auto" w:fill="FFFFFF"/>
        </w:rPr>
      </w:pPr>
      <w:r w:rsidRPr="00317687">
        <w:rPr>
          <w:rFonts w:ascii="Wingdings" w:hAnsi="Wingdings" w:eastAsia="Wingdings" w:cs="Wingdings"/>
          <w:b/>
          <w:sz w:val="26"/>
          <w:szCs w:val="26"/>
          <w:shd w:val="clear" w:color="auto" w:fill="FFFFFF"/>
        </w:rPr>
        <w:t>□□</w:t>
      </w:r>
      <w:r w:rsidRPr="00317687" w:rsidR="00E51B47">
        <w:rPr>
          <w:rFonts w:ascii="UVN Viet Sach" w:hAnsi="UVN Viet Sach"/>
          <w:b/>
          <w:sz w:val="26"/>
          <w:szCs w:val="26"/>
          <w:shd w:val="clear" w:color="auto" w:fill="FFFFFF"/>
        </w:rPr>
        <w:t xml:space="preserve"> </w:t>
      </w:r>
      <w:r w:rsidRPr="00317687" w:rsidR="00E51B47">
        <w:rPr>
          <w:rFonts w:ascii="UVN Viet Sach" w:hAnsi="UVN Viet Sach"/>
          <w:b/>
          <w:sz w:val="26"/>
          <w:szCs w:val="26"/>
        </w:rPr>
        <w:t xml:space="preserve">Tp. Hồ Chí Minh, </w:t>
      </w:r>
      <w:r w:rsidRPr="00317687" w:rsidR="004A6F50">
        <w:rPr>
          <w:rFonts w:ascii="UVN Viet Sach" w:hAnsi="UVN Viet Sach"/>
          <w:b/>
          <w:sz w:val="26"/>
          <w:szCs w:val="26"/>
        </w:rPr>
        <w:t>10</w:t>
      </w:r>
      <w:r w:rsidRPr="00317687" w:rsidR="00E51B47">
        <w:rPr>
          <w:rFonts w:ascii="UVN Viet Sach" w:hAnsi="UVN Viet Sach"/>
          <w:b/>
          <w:sz w:val="26"/>
          <w:szCs w:val="26"/>
          <w:shd w:val="clear" w:color="auto" w:fill="FFFFFF"/>
        </w:rPr>
        <w:t>/20</w:t>
      </w:r>
      <w:r w:rsidRPr="00317687" w:rsidR="00347556">
        <w:rPr>
          <w:rFonts w:ascii="UVN Viet Sach" w:hAnsi="UVN Viet Sach"/>
          <w:b/>
          <w:sz w:val="26"/>
          <w:szCs w:val="26"/>
          <w:shd w:val="clear" w:color="auto" w:fill="FFFFFF"/>
        </w:rPr>
        <w:t>2</w:t>
      </w:r>
      <w:r w:rsidRPr="00317687" w:rsidR="00C957AD">
        <w:rPr>
          <w:rFonts w:ascii="UVN Viet Sach" w:hAnsi="UVN Viet Sach"/>
          <w:b/>
          <w:sz w:val="26"/>
          <w:szCs w:val="26"/>
          <w:shd w:val="clear" w:color="auto" w:fill="FFFFFF"/>
        </w:rPr>
        <w:t>4</w:t>
      </w:r>
      <w:r w:rsidRPr="00317687" w:rsidR="00E51B47">
        <w:rPr>
          <w:rFonts w:ascii="UVN Viet Sach" w:hAnsi="UVN Viet Sach"/>
          <w:b/>
          <w:sz w:val="26"/>
          <w:szCs w:val="26"/>
          <w:shd w:val="clear" w:color="auto" w:fill="FFFFFF"/>
        </w:rPr>
        <w:t xml:space="preserve"> </w:t>
      </w:r>
      <w:r w:rsidRPr="00317687">
        <w:rPr>
          <w:rFonts w:ascii="Wingdings" w:hAnsi="Wingdings" w:eastAsia="Wingdings" w:cs="Wingdings"/>
          <w:b/>
          <w:sz w:val="26"/>
          <w:szCs w:val="26"/>
          <w:shd w:val="clear" w:color="auto" w:fill="FFFFFF"/>
        </w:rPr>
        <w:t>□□</w:t>
      </w:r>
    </w:p>
    <w:p w:rsidRPr="00317687" w:rsidR="00DC013F" w:rsidP="007317FE" w:rsidRDefault="00DC013F" w14:paraId="361337E5" w14:textId="6CBC3C84">
      <w:pPr>
        <w:pStyle w:val="Heading1"/>
        <w:numPr>
          <w:ilvl w:val="0"/>
          <w:numId w:val="0"/>
        </w:numPr>
        <w:ind w:left="1980" w:hanging="1890"/>
        <w:rPr>
          <w:rFonts w:ascii="UVN Viet Sach" w:hAnsi="UVN Viet Sach" w:cs="Times New Roman"/>
          <w:b w:val="0"/>
          <w:sz w:val="26"/>
          <w:szCs w:val="26"/>
        </w:rPr>
      </w:pPr>
      <w:bookmarkStart w:name="_Toc525746695" w:id="0"/>
      <w:bookmarkStart w:name="_Toc179818418" w:id="1"/>
      <w:r w:rsidRPr="00317687">
        <w:rPr>
          <w:rFonts w:ascii="UVN Viet Sach" w:hAnsi="UVN Viet Sach" w:cs="Times New Roman"/>
          <w:sz w:val="26"/>
          <w:szCs w:val="26"/>
        </w:rPr>
        <w:t>LỜI MỞ ĐẦU</w:t>
      </w:r>
      <w:bookmarkEnd w:id="0"/>
      <w:bookmarkEnd w:id="1"/>
    </w:p>
    <w:p w:rsidRPr="00317687" w:rsidR="007317FE" w:rsidP="00A64DA1" w:rsidRDefault="007317FE" w14:paraId="30BEFDC5" w14:textId="77777777">
      <w:pPr>
        <w:pStyle w:val="Default"/>
        <w:spacing w:after="80" w:line="360" w:lineRule="auto"/>
        <w:ind w:firstLine="720"/>
        <w:jc w:val="both"/>
        <w:rPr>
          <w:rFonts w:ascii="UVN Viet Sach" w:hAnsi="UVN Viet Sach"/>
          <w:color w:val="auto"/>
          <w:sz w:val="26"/>
          <w:szCs w:val="26"/>
        </w:rPr>
      </w:pPr>
    </w:p>
    <w:p w:rsidRPr="00317687" w:rsidR="60B6822C" w:rsidP="00601C98" w:rsidRDefault="60B6822C" w14:paraId="1C8DF5AE" w14:textId="243BD68A">
      <w:pPr>
        <w:pStyle w:val="Default"/>
        <w:ind w:left="643"/>
        <w:jc w:val="both"/>
        <w:rPr>
          <w:rFonts w:ascii="UVN Viet Sach" w:hAnsi="UVN Viet Sach" w:eastAsia="Times New Roman"/>
          <w:color w:val="000000" w:themeColor="text1"/>
          <w:sz w:val="26"/>
          <w:szCs w:val="26"/>
        </w:rPr>
      </w:pPr>
      <w:r w:rsidRPr="00317687">
        <w:rPr>
          <w:rFonts w:ascii="UVN Viet Sach" w:hAnsi="UVN Viet Sach" w:eastAsia="Times New Roman"/>
          <w:color w:val="000000" w:themeColor="text1"/>
          <w:sz w:val="26"/>
          <w:szCs w:val="26"/>
        </w:rPr>
        <w:t>Trong thời đại công nghệ thông tin phát triển mạnh mẽ, việc quản lý và giám sát hệ thống mạng trở thành một yếu tố then chốt để đảm bảo hoạt động ổn định và hiệu quả của các tổ chức, doanh nghiệp. Sự phụ thuộc vào hệ thống mạng ngày càng tăng đòi hỏi các nhà quản trị mạng phải có các công cụ giám sát mạnh mẽ để phát hiện sớm các sự cố, tối ưu hoá hiệu suất và duy trì tính sẵn sàng cao của hệ thống.</w:t>
      </w:r>
    </w:p>
    <w:p w:rsidRPr="00317687" w:rsidR="60B6822C" w:rsidP="60B6822C" w:rsidRDefault="60B6822C" w14:paraId="777DE314" w14:textId="7DB046FB">
      <w:pPr>
        <w:pStyle w:val="ListParagraph"/>
        <w:spacing w:before="240" w:after="240"/>
        <w:ind w:left="632"/>
        <w:jc w:val="both"/>
        <w:rPr>
          <w:rFonts w:ascii="UVN Viet Sach" w:hAnsi="UVN Viet Sach" w:cs="Times New Roman"/>
        </w:rPr>
      </w:pPr>
      <w:r w:rsidRPr="00317687">
        <w:rPr>
          <w:rFonts w:ascii="UVN Viet Sach" w:hAnsi="UVN Viet Sach" w:eastAsia="Times New Roman" w:cs="Times New Roman"/>
          <w:color w:val="000000" w:themeColor="text1"/>
          <w:sz w:val="26"/>
          <w:szCs w:val="26"/>
        </w:rPr>
        <w:t xml:space="preserve">Trong bối cảnh đó, việc triển khai một hệ thống giám sát mạng hiệu quả là nhu cầu thiết yếu, nhằm hỗ trợ quản trị viên theo dõi liên tục các hoạt động của mạng, từ việc kiểm tra hiệu suất của các thiết bị như router, switch, đến quản lý lưu lượng và băng thông. Một trong những công cụ giám sát mạng phổ biến và mạnh mẽ hiện nay là </w:t>
      </w:r>
      <w:r w:rsidRPr="00317687">
        <w:rPr>
          <w:rFonts w:ascii="UVN Viet Sach" w:hAnsi="UVN Viet Sach" w:eastAsia="Times New Roman" w:cs="Times New Roman"/>
          <w:b/>
          <w:color w:val="000000" w:themeColor="text1"/>
          <w:sz w:val="26"/>
          <w:szCs w:val="26"/>
        </w:rPr>
        <w:t>Observium</w:t>
      </w:r>
      <w:r w:rsidRPr="00317687">
        <w:rPr>
          <w:rFonts w:ascii="UVN Viet Sach" w:hAnsi="UVN Viet Sach" w:eastAsia="Times New Roman" w:cs="Times New Roman"/>
          <w:color w:val="000000" w:themeColor="text1"/>
          <w:sz w:val="26"/>
          <w:szCs w:val="26"/>
        </w:rPr>
        <w:t>. Observium cung cấp giao diện trực quan, hỗ trợ nhiều loại thiết bị, cùng khả năng thu thập và phân tích dữ liệu chi tiết về hiệu suất của hệ thống mạng thông qua giao thức SNMP.</w:t>
      </w:r>
    </w:p>
    <w:p w:rsidRPr="00317687" w:rsidR="60B6822C" w:rsidP="60B6822C" w:rsidRDefault="60B6822C" w14:paraId="4919A3C5" w14:textId="11F61921">
      <w:pPr>
        <w:pStyle w:val="ListParagraph"/>
        <w:spacing w:before="240" w:after="240"/>
        <w:ind w:left="632"/>
        <w:jc w:val="both"/>
        <w:rPr>
          <w:rFonts w:ascii="UVN Viet Sach" w:hAnsi="UVN Viet Sach" w:eastAsia="Times New Roman" w:cs="Times New Roman"/>
          <w:color w:val="000000" w:themeColor="text1"/>
          <w:sz w:val="26"/>
          <w:szCs w:val="26"/>
        </w:rPr>
      </w:pPr>
    </w:p>
    <w:p w:rsidRPr="00317687" w:rsidR="60B6822C" w:rsidP="60B6822C" w:rsidRDefault="60B6822C" w14:paraId="723C4539" w14:textId="35078EFF">
      <w:pPr>
        <w:pStyle w:val="ListParagraph"/>
        <w:spacing w:before="240" w:after="240"/>
        <w:ind w:left="643"/>
        <w:jc w:val="both"/>
        <w:rPr>
          <w:rFonts w:ascii="UVN Viet Sach" w:hAnsi="UVN Viet Sach" w:cs="Times New Roman"/>
        </w:rPr>
      </w:pPr>
      <w:r w:rsidRPr="00317687">
        <w:rPr>
          <w:rFonts w:ascii="UVN Viet Sach" w:hAnsi="UVN Viet Sach" w:eastAsia="Times New Roman" w:cs="Times New Roman"/>
          <w:color w:val="000000" w:themeColor="text1"/>
          <w:sz w:val="26"/>
          <w:szCs w:val="26"/>
        </w:rPr>
        <w:t>Đồ án "Triển khai hệ thống giám sát mạng sử dụng công cụ Observium" nhằm mục đích nghiên cứu, cài đặt và đánh giá hiệu quả của hệ thống giám sát này. Qua đó, cung cấp cái nhìn thực tiễn về khả năng giám sát toàn diện của Observium, giúp tối ưu hóa hiệu suất và tăng cường khả năng quản lý mạng một cách chủ động. Hy vọng rằng kết quả của đồ án sẽ góp phần mang lại giải pháp hữu ích trong việc quản lý hệ thống mạng cho các doanh nghiệp và tổ chức.</w:t>
      </w:r>
    </w:p>
    <w:p w:rsidRPr="00317687" w:rsidR="60B6822C" w:rsidP="60B6822C" w:rsidRDefault="60B6822C" w14:paraId="568417E5" w14:textId="65843D52">
      <w:pPr>
        <w:pStyle w:val="ListParagraph"/>
        <w:spacing w:before="240" w:after="240"/>
        <w:ind w:left="643"/>
        <w:jc w:val="both"/>
        <w:rPr>
          <w:rFonts w:ascii="UVN Viet Sach" w:hAnsi="UVN Viet Sach" w:eastAsia="Times New Roman" w:cs="Times New Roman"/>
          <w:color w:val="000000" w:themeColor="text1"/>
          <w:sz w:val="26"/>
          <w:szCs w:val="26"/>
        </w:rPr>
      </w:pPr>
    </w:p>
    <w:p w:rsidRPr="00317687" w:rsidR="60B6822C" w:rsidP="60B6822C" w:rsidRDefault="60B6822C" w14:paraId="0664C119" w14:textId="0C9871F7">
      <w:pPr>
        <w:pStyle w:val="ListParagraph"/>
        <w:spacing w:after="0"/>
        <w:ind w:left="643"/>
        <w:jc w:val="both"/>
        <w:rPr>
          <w:rFonts w:ascii="UVN Viet Sach" w:hAnsi="UVN Viet Sach" w:eastAsia="Times New Roman" w:cs="Times New Roman"/>
          <w:color w:val="000000" w:themeColor="text1"/>
          <w:sz w:val="26"/>
          <w:szCs w:val="26"/>
        </w:rPr>
      </w:pPr>
      <w:r w:rsidRPr="00317687">
        <w:rPr>
          <w:rFonts w:ascii="UVN Viet Sach" w:hAnsi="UVN Viet Sach" w:eastAsia="Times New Roman" w:cs="Times New Roman"/>
          <w:color w:val="000000" w:themeColor="text1"/>
          <w:sz w:val="26"/>
          <w:szCs w:val="26"/>
        </w:rPr>
        <w:t xml:space="preserve">Báo cáo đồ án gồm 5 chương: </w:t>
      </w:r>
    </w:p>
    <w:p w:rsidRPr="00317687" w:rsidR="60B6822C" w:rsidP="005E74C5" w:rsidRDefault="60B6822C" w14:paraId="0F1FC9C3" w14:textId="30A51AFA">
      <w:pPr>
        <w:pStyle w:val="ListParagraph"/>
        <w:numPr>
          <w:ilvl w:val="0"/>
          <w:numId w:val="1"/>
        </w:numPr>
        <w:spacing w:after="0"/>
        <w:jc w:val="both"/>
        <w:rPr>
          <w:rFonts w:ascii="UVN Viet Sach" w:hAnsi="UVN Viet Sach" w:eastAsia="Times New Roman" w:cs="Times New Roman"/>
          <w:color w:val="000000" w:themeColor="text1"/>
          <w:sz w:val="26"/>
          <w:szCs w:val="26"/>
        </w:rPr>
      </w:pPr>
      <w:r w:rsidRPr="00317687">
        <w:rPr>
          <w:rFonts w:ascii="UVN Viet Sach" w:hAnsi="UVN Viet Sach" w:eastAsia="Times New Roman" w:cs="Times New Roman"/>
          <w:color w:val="000000" w:themeColor="text1"/>
          <w:sz w:val="26"/>
          <w:szCs w:val="26"/>
        </w:rPr>
        <w:t>Chương 1: Tổng quan về giám sát hiệu năng mạng</w:t>
      </w:r>
    </w:p>
    <w:p w:rsidRPr="00317687" w:rsidR="60B6822C" w:rsidP="005E74C5" w:rsidRDefault="60B6822C" w14:paraId="2B87CFA9" w14:textId="7ACE7D93">
      <w:pPr>
        <w:pStyle w:val="ListParagraph"/>
        <w:numPr>
          <w:ilvl w:val="0"/>
          <w:numId w:val="1"/>
        </w:numPr>
        <w:spacing w:after="0"/>
        <w:jc w:val="both"/>
        <w:rPr>
          <w:rFonts w:ascii="UVN Viet Sach" w:hAnsi="UVN Viet Sach" w:eastAsia="Times New Roman" w:cs="Times New Roman"/>
          <w:color w:val="000000" w:themeColor="text1"/>
          <w:sz w:val="26"/>
          <w:szCs w:val="26"/>
        </w:rPr>
      </w:pPr>
      <w:r w:rsidRPr="72EE32E0">
        <w:rPr>
          <w:rFonts w:ascii="UVN Viet Sach" w:hAnsi="UVN Viet Sach" w:eastAsia="Times New Roman" w:cs="Times New Roman"/>
          <w:color w:val="000000" w:themeColor="text1"/>
          <w:sz w:val="26"/>
          <w:szCs w:val="26"/>
        </w:rPr>
        <w:t>Chương 2: Cơ bản về giao thức SNMP (Simple Network Management Protocol)</w:t>
      </w:r>
    </w:p>
    <w:p w:rsidRPr="00317687" w:rsidR="60B6822C" w:rsidP="005E74C5" w:rsidRDefault="60B6822C" w14:paraId="6DB37E11" w14:textId="43AE87A4">
      <w:pPr>
        <w:pStyle w:val="ListParagraph"/>
        <w:numPr>
          <w:ilvl w:val="0"/>
          <w:numId w:val="1"/>
        </w:numPr>
        <w:spacing w:after="0"/>
        <w:jc w:val="both"/>
        <w:rPr>
          <w:rFonts w:ascii="UVN Viet Sach" w:hAnsi="UVN Viet Sach" w:eastAsia="Times New Roman" w:cs="Times New Roman"/>
          <w:color w:val="000000" w:themeColor="text1"/>
          <w:sz w:val="26"/>
          <w:szCs w:val="26"/>
        </w:rPr>
      </w:pPr>
      <w:r w:rsidRPr="00317687">
        <w:rPr>
          <w:rFonts w:ascii="UVN Viet Sach" w:hAnsi="UVN Viet Sach" w:eastAsia="Times New Roman" w:cs="Times New Roman"/>
          <w:color w:val="000000" w:themeColor="text1"/>
          <w:sz w:val="26"/>
          <w:szCs w:val="26"/>
        </w:rPr>
        <w:t>Chương 3: Phát triển hệ thống giám sát mạng với Observium</w:t>
      </w:r>
    </w:p>
    <w:p w:rsidRPr="00317687" w:rsidR="60B6822C" w:rsidP="005E74C5" w:rsidRDefault="60B6822C" w14:paraId="0FFF2DC0" w14:textId="0FD32146">
      <w:pPr>
        <w:pStyle w:val="ListParagraph"/>
        <w:numPr>
          <w:ilvl w:val="0"/>
          <w:numId w:val="1"/>
        </w:numPr>
        <w:spacing w:after="0"/>
        <w:jc w:val="both"/>
        <w:rPr>
          <w:rFonts w:ascii="UVN Viet Sach" w:hAnsi="UVN Viet Sach" w:eastAsia="Times New Roman" w:cs="Times New Roman"/>
          <w:color w:val="000000" w:themeColor="text1"/>
          <w:sz w:val="26"/>
          <w:szCs w:val="26"/>
        </w:rPr>
      </w:pPr>
      <w:r w:rsidRPr="00317687">
        <w:rPr>
          <w:rFonts w:ascii="UVN Viet Sach" w:hAnsi="UVN Viet Sach" w:eastAsia="Times New Roman" w:cs="Times New Roman"/>
          <w:color w:val="000000" w:themeColor="text1"/>
          <w:sz w:val="26"/>
          <w:szCs w:val="26"/>
        </w:rPr>
        <w:t>Chương 4: Triển khai thực nghiệm và kết quả</w:t>
      </w:r>
    </w:p>
    <w:p w:rsidRPr="00317687" w:rsidR="60B6822C" w:rsidP="005E74C5" w:rsidRDefault="60B6822C" w14:paraId="1DD3B155" w14:textId="22EBBD32">
      <w:pPr>
        <w:pStyle w:val="ListParagraph"/>
        <w:numPr>
          <w:ilvl w:val="0"/>
          <w:numId w:val="1"/>
        </w:numPr>
        <w:spacing w:after="0"/>
        <w:jc w:val="both"/>
        <w:rPr>
          <w:rFonts w:ascii="UVN Viet Sach" w:hAnsi="UVN Viet Sach" w:eastAsia="Times New Roman" w:cs="Times New Roman"/>
          <w:color w:val="000000" w:themeColor="text1"/>
          <w:sz w:val="26"/>
          <w:szCs w:val="26"/>
        </w:rPr>
      </w:pPr>
      <w:r w:rsidRPr="00317687">
        <w:rPr>
          <w:rFonts w:ascii="UVN Viet Sach" w:hAnsi="UVN Viet Sach" w:eastAsia="Times New Roman" w:cs="Times New Roman"/>
          <w:color w:val="000000" w:themeColor="text1"/>
          <w:sz w:val="26"/>
          <w:szCs w:val="26"/>
        </w:rPr>
        <w:t>Chương 5: Kết luận và hướng phát triển</w:t>
      </w:r>
    </w:p>
    <w:p w:rsidRPr="00317687" w:rsidR="00DC013F" w:rsidP="60B6822C" w:rsidRDefault="00DC013F" w14:paraId="2A5CFF30" w14:textId="77777777">
      <w:pPr>
        <w:pStyle w:val="Default"/>
        <w:spacing w:line="360" w:lineRule="auto"/>
        <w:ind w:left="720"/>
        <w:rPr>
          <w:rFonts w:ascii="UVN Viet Sach" w:hAnsi="UVN Viet Sach" w:eastAsia="Times New Roman"/>
          <w:color w:val="auto"/>
          <w:sz w:val="26"/>
          <w:szCs w:val="26"/>
        </w:rPr>
      </w:pPr>
    </w:p>
    <w:p w:rsidRPr="00317687" w:rsidR="00DC013F" w:rsidP="00364217" w:rsidRDefault="00DC013F" w14:paraId="4CB68D4F" w14:textId="77777777">
      <w:pPr>
        <w:pStyle w:val="Default"/>
        <w:spacing w:line="360" w:lineRule="auto"/>
        <w:jc w:val="both"/>
        <w:rPr>
          <w:rFonts w:ascii="UVN Viet Sach" w:hAnsi="UVN Viet Sach" w:eastAsia="Times New Roman"/>
          <w:color w:val="auto"/>
          <w:sz w:val="26"/>
          <w:szCs w:val="26"/>
        </w:rPr>
      </w:pPr>
    </w:p>
    <w:p w:rsidRPr="00317687" w:rsidR="00DC013F" w:rsidP="00364217" w:rsidRDefault="00DC013F" w14:paraId="1257E45F" w14:textId="77777777">
      <w:pPr>
        <w:pStyle w:val="Default"/>
        <w:spacing w:line="360" w:lineRule="auto"/>
        <w:jc w:val="both"/>
        <w:rPr>
          <w:rFonts w:ascii="UVN Viet Sach" w:hAnsi="UVN Viet Sach" w:eastAsia="Times New Roman"/>
          <w:color w:val="auto"/>
          <w:sz w:val="26"/>
          <w:szCs w:val="26"/>
        </w:rPr>
      </w:pPr>
    </w:p>
    <w:p w:rsidRPr="00317687" w:rsidR="00DC013F" w:rsidP="00364217" w:rsidRDefault="00DC013F" w14:paraId="50E0CDBA" w14:textId="77777777">
      <w:pPr>
        <w:pStyle w:val="Default"/>
        <w:spacing w:line="360" w:lineRule="auto"/>
        <w:jc w:val="both"/>
        <w:rPr>
          <w:rFonts w:ascii="UVN Viet Sach" w:hAnsi="UVN Viet Sach" w:eastAsia="Times New Roman"/>
          <w:color w:val="auto"/>
          <w:sz w:val="26"/>
          <w:szCs w:val="26"/>
        </w:rPr>
      </w:pPr>
    </w:p>
    <w:p w:rsidRPr="00317687" w:rsidR="00DC013F" w:rsidP="00364217" w:rsidRDefault="00DC013F" w14:paraId="7184FD4D" w14:textId="77777777">
      <w:pPr>
        <w:pStyle w:val="Default"/>
        <w:spacing w:line="360" w:lineRule="auto"/>
        <w:jc w:val="both"/>
        <w:rPr>
          <w:rFonts w:ascii="UVN Viet Sach" w:hAnsi="UVN Viet Sach" w:eastAsia="Times New Roman"/>
          <w:color w:val="auto"/>
          <w:sz w:val="26"/>
          <w:szCs w:val="26"/>
        </w:rPr>
      </w:pPr>
    </w:p>
    <w:p w:rsidRPr="00317687" w:rsidR="00601C98" w:rsidP="00364217" w:rsidRDefault="00601C98" w14:paraId="61618CB6" w14:textId="77777777">
      <w:pPr>
        <w:pStyle w:val="Default"/>
        <w:spacing w:line="360" w:lineRule="auto"/>
        <w:jc w:val="both"/>
        <w:rPr>
          <w:rFonts w:ascii="UVN Viet Sach" w:hAnsi="UVN Viet Sach" w:eastAsia="Times New Roman"/>
          <w:color w:val="auto"/>
          <w:sz w:val="26"/>
          <w:szCs w:val="26"/>
        </w:rPr>
      </w:pPr>
    </w:p>
    <w:p w:rsidRPr="00317687" w:rsidR="00601C98" w:rsidP="00364217" w:rsidRDefault="00601C98" w14:paraId="5E7F3313" w14:textId="77777777">
      <w:pPr>
        <w:pStyle w:val="Default"/>
        <w:spacing w:line="360" w:lineRule="auto"/>
        <w:jc w:val="both"/>
        <w:rPr>
          <w:rFonts w:ascii="UVN Viet Sach" w:hAnsi="UVN Viet Sach" w:eastAsia="Times New Roman"/>
          <w:color w:val="auto"/>
          <w:sz w:val="26"/>
          <w:szCs w:val="26"/>
        </w:rPr>
      </w:pPr>
    </w:p>
    <w:p w:rsidRPr="00317687" w:rsidR="00DC013F" w:rsidP="00364217" w:rsidRDefault="00DC013F" w14:paraId="15F671E7" w14:textId="77777777">
      <w:pPr>
        <w:pStyle w:val="Default"/>
        <w:spacing w:line="360" w:lineRule="auto"/>
        <w:jc w:val="both"/>
        <w:rPr>
          <w:rFonts w:ascii="UVN Viet Sach" w:hAnsi="UVN Viet Sach" w:eastAsia="Times New Roman"/>
          <w:color w:val="auto"/>
          <w:sz w:val="26"/>
          <w:szCs w:val="26"/>
        </w:rPr>
      </w:pPr>
    </w:p>
    <w:sdt>
      <w:sdtPr>
        <w:id w:val="520205998"/>
        <w:docPartObj>
          <w:docPartGallery w:val="Table of Contents"/>
          <w:docPartUnique/>
        </w:docPartObj>
        <w:rPr>
          <w:rFonts w:ascii="UVN Viet Sach" w:hAnsi="UVN Viet Sach" w:eastAsia="ＭＳ 明朝" w:cs="Times New Roman" w:eastAsiaTheme="minorEastAsia"/>
          <w:color w:val="auto"/>
          <w:sz w:val="22"/>
          <w:szCs w:val="22"/>
        </w:rPr>
      </w:sdtPr>
      <w:sdtEndPr>
        <w:rPr>
          <w:rFonts w:ascii="UVN Viet Sach" w:hAnsi="UVN Viet Sach" w:eastAsia="ＭＳ 明朝" w:cs="Times New Roman" w:eastAsiaTheme="minorEastAsia"/>
          <w:b w:val="1"/>
          <w:bCs w:val="1"/>
          <w:color w:val="auto"/>
          <w:sz w:val="22"/>
          <w:szCs w:val="22"/>
        </w:rPr>
      </w:sdtEndPr>
      <w:sdtContent>
        <w:p w:rsidRPr="00317687" w:rsidR="003865B6" w:rsidRDefault="00F92194" w14:paraId="58FCE42A" w14:textId="444E992C">
          <w:pPr>
            <w:pStyle w:val="TOCHeading"/>
            <w:rPr>
              <w:rFonts w:ascii="UVN Viet Sach" w:hAnsi="UVN Viet Sach" w:cs="Times New Roman"/>
              <w:b/>
            </w:rPr>
          </w:pPr>
          <w:r w:rsidRPr="00317687">
            <w:rPr>
              <w:rFonts w:ascii="UVN Viet Sach" w:hAnsi="UVN Viet Sach" w:cs="Times New Roman"/>
              <w:b/>
            </w:rPr>
            <w:t>MỤC LỤC</w:t>
          </w:r>
        </w:p>
        <w:p w:rsidRPr="00317687" w:rsidR="003865B6" w:rsidRDefault="003865B6" w14:paraId="3CBE98FA" w14:textId="2734E220">
          <w:pPr>
            <w:pStyle w:val="TOC1"/>
            <w:tabs>
              <w:tab w:val="right" w:leader="dot" w:pos="9061"/>
            </w:tabs>
            <w:rPr>
              <w:rFonts w:ascii="UVN Viet Sach" w:hAnsi="UVN Viet Sach" w:cs="Times New Roman" w:eastAsiaTheme="minorEastAsia"/>
              <w:caps w:val="0"/>
              <w:kern w:val="2"/>
              <w14:ligatures w14:val="standardContextual"/>
            </w:rPr>
          </w:pPr>
          <w:r w:rsidRPr="00317687">
            <w:rPr>
              <w:rFonts w:ascii="UVN Viet Sach" w:hAnsi="UVN Viet Sach" w:cs="Times New Roman"/>
            </w:rPr>
            <w:fldChar w:fldCharType="begin"/>
          </w:r>
          <w:r w:rsidRPr="00317687">
            <w:rPr>
              <w:rFonts w:ascii="UVN Viet Sach" w:hAnsi="UVN Viet Sach" w:cs="Times New Roman"/>
            </w:rPr>
            <w:instrText xml:space="preserve"> TOC \o "1-3" \h \z \u </w:instrText>
          </w:r>
          <w:r w:rsidRPr="00317687">
            <w:rPr>
              <w:rFonts w:ascii="UVN Viet Sach" w:hAnsi="UVN Viet Sach" w:cs="Times New Roman"/>
            </w:rPr>
            <w:fldChar w:fldCharType="separate"/>
          </w:r>
          <w:hyperlink w:history="1" w:anchor="_Toc179818418">
            <w:r w:rsidRPr="00317687">
              <w:rPr>
                <w:rStyle w:val="Hyperlink"/>
                <w:rFonts w:ascii="UVN Viet Sach" w:hAnsi="UVN Viet Sach" w:cs="Times New Roman"/>
              </w:rPr>
              <w:t>LỜI MỞ ĐẦU</w:t>
            </w:r>
            <w:r w:rsidRPr="00317687">
              <w:rPr>
                <w:rFonts w:ascii="UVN Viet Sach" w:hAnsi="UVN Viet Sach" w:cs="Times New Roman"/>
                <w:webHidden/>
              </w:rPr>
              <w:tab/>
            </w:r>
            <w:r w:rsidRPr="00317687">
              <w:rPr>
                <w:rFonts w:ascii="UVN Viet Sach" w:hAnsi="UVN Viet Sach" w:cs="Times New Roman"/>
                <w:webHidden/>
              </w:rPr>
              <w:fldChar w:fldCharType="begin"/>
            </w:r>
            <w:r w:rsidRPr="00317687">
              <w:rPr>
                <w:rFonts w:ascii="UVN Viet Sach" w:hAnsi="UVN Viet Sach" w:cs="Times New Roman"/>
                <w:webHidden/>
              </w:rPr>
              <w:instrText xml:space="preserve"> PAGEREF _Toc179818418 \h </w:instrText>
            </w:r>
            <w:r w:rsidRPr="00317687">
              <w:rPr>
                <w:rFonts w:ascii="UVN Viet Sach" w:hAnsi="UVN Viet Sach" w:cs="Times New Roman"/>
                <w:webHidden/>
              </w:rPr>
            </w:r>
            <w:r w:rsidRPr="00317687">
              <w:rPr>
                <w:rFonts w:ascii="UVN Viet Sach" w:hAnsi="UVN Viet Sach" w:cs="Times New Roman"/>
                <w:webHidden/>
              </w:rPr>
              <w:fldChar w:fldCharType="separate"/>
            </w:r>
            <w:r w:rsidRPr="00317687" w:rsidR="001B5F63">
              <w:rPr>
                <w:rFonts w:ascii="UVN Viet Sach" w:hAnsi="UVN Viet Sach" w:cs="Times New Roman"/>
                <w:webHidden/>
              </w:rPr>
              <w:t>2</w:t>
            </w:r>
            <w:r w:rsidRPr="00317687">
              <w:rPr>
                <w:rFonts w:ascii="UVN Viet Sach" w:hAnsi="UVN Viet Sach" w:cs="Times New Roman"/>
                <w:webHidden/>
              </w:rPr>
              <w:fldChar w:fldCharType="end"/>
            </w:r>
          </w:hyperlink>
        </w:p>
        <w:p w:rsidRPr="00317687" w:rsidR="003865B6" w:rsidRDefault="003865B6" w14:paraId="76FF831D" w14:textId="4997D47B">
          <w:pPr>
            <w:pStyle w:val="TOC1"/>
            <w:tabs>
              <w:tab w:val="right" w:leader="dot" w:pos="9061"/>
            </w:tabs>
            <w:rPr>
              <w:rFonts w:ascii="UVN Viet Sach" w:hAnsi="UVN Viet Sach" w:cs="Times New Roman" w:eastAsiaTheme="minorEastAsia"/>
              <w:caps w:val="0"/>
              <w:kern w:val="2"/>
              <w14:ligatures w14:val="standardContextual"/>
            </w:rPr>
          </w:pPr>
          <w:hyperlink w:history="1" w:anchor="_Toc179818419">
            <w:r w:rsidRPr="00317687">
              <w:rPr>
                <w:rStyle w:val="Hyperlink"/>
                <w:rFonts w:ascii="UVN Viet Sach" w:hAnsi="UVN Viet Sach" w:cs="Times New Roman"/>
              </w:rPr>
              <w:t>PHÂN CÔNG CÔNG VIỆC TRONG NHÓM</w:t>
            </w:r>
            <w:r w:rsidRPr="00317687">
              <w:rPr>
                <w:rFonts w:ascii="UVN Viet Sach" w:hAnsi="UVN Viet Sach" w:cs="Times New Roman"/>
                <w:webHidden/>
              </w:rPr>
              <w:tab/>
            </w:r>
            <w:r w:rsidRPr="00317687">
              <w:rPr>
                <w:rFonts w:ascii="UVN Viet Sach" w:hAnsi="UVN Viet Sach" w:cs="Times New Roman"/>
                <w:webHidden/>
              </w:rPr>
              <w:fldChar w:fldCharType="begin"/>
            </w:r>
            <w:r w:rsidRPr="00317687">
              <w:rPr>
                <w:rFonts w:ascii="UVN Viet Sach" w:hAnsi="UVN Viet Sach" w:cs="Times New Roman"/>
                <w:webHidden/>
              </w:rPr>
              <w:instrText xml:space="preserve"> PAGEREF _Toc179818419 \h </w:instrText>
            </w:r>
            <w:r w:rsidRPr="00317687">
              <w:rPr>
                <w:rFonts w:ascii="UVN Viet Sach" w:hAnsi="UVN Viet Sach" w:cs="Times New Roman"/>
                <w:webHidden/>
              </w:rPr>
            </w:r>
            <w:r w:rsidRPr="00317687">
              <w:rPr>
                <w:rFonts w:ascii="UVN Viet Sach" w:hAnsi="UVN Viet Sach" w:cs="Times New Roman"/>
                <w:webHidden/>
              </w:rPr>
              <w:fldChar w:fldCharType="separate"/>
            </w:r>
            <w:r w:rsidRPr="00317687" w:rsidR="001B5F63">
              <w:rPr>
                <w:rFonts w:ascii="UVN Viet Sach" w:hAnsi="UVN Viet Sach" w:cs="Times New Roman"/>
                <w:webHidden/>
              </w:rPr>
              <w:t>4</w:t>
            </w:r>
            <w:r w:rsidRPr="00317687">
              <w:rPr>
                <w:rFonts w:ascii="UVN Viet Sach" w:hAnsi="UVN Viet Sach" w:cs="Times New Roman"/>
                <w:webHidden/>
              </w:rPr>
              <w:fldChar w:fldCharType="end"/>
            </w:r>
          </w:hyperlink>
        </w:p>
        <w:p w:rsidRPr="00317687" w:rsidR="003865B6" w:rsidRDefault="003865B6" w14:paraId="4355D6A3" w14:textId="1DCEF329">
          <w:pPr>
            <w:pStyle w:val="TOC1"/>
            <w:tabs>
              <w:tab w:val="right" w:leader="dot" w:pos="9061"/>
            </w:tabs>
            <w:rPr>
              <w:rFonts w:ascii="UVN Viet Sach" w:hAnsi="UVN Viet Sach" w:cs="Times New Roman" w:eastAsiaTheme="minorEastAsia"/>
              <w:caps w:val="0"/>
              <w:kern w:val="2"/>
              <w14:ligatures w14:val="standardContextual"/>
            </w:rPr>
          </w:pPr>
          <w:hyperlink w:history="1" w:anchor="_Toc179818420">
            <w:r w:rsidRPr="00317687">
              <w:rPr>
                <w:rStyle w:val="Hyperlink"/>
                <w:rFonts w:ascii="UVN Viet Sach" w:hAnsi="UVN Viet Sach" w:cs="Times New Roman"/>
              </w:rPr>
              <w:t xml:space="preserve">CHƯƠNG 1: TỔNG QUAN </w:t>
            </w:r>
            <w:r w:rsidRPr="00317687" w:rsidR="00351C35">
              <w:rPr>
                <w:rStyle w:val="Hyperlink"/>
                <w:rFonts w:ascii="UVN Viet Sach" w:hAnsi="UVN Viet Sach" w:cs="Times New Roman"/>
              </w:rPr>
              <w:t>về giám sát hiệu năng mạng</w:t>
            </w:r>
            <w:r w:rsidRPr="00317687">
              <w:rPr>
                <w:rFonts w:ascii="UVN Viet Sach" w:hAnsi="UVN Viet Sach" w:cs="Times New Roman"/>
                <w:webHidden/>
              </w:rPr>
              <w:tab/>
            </w:r>
            <w:r w:rsidRPr="00317687">
              <w:rPr>
                <w:rFonts w:ascii="UVN Viet Sach" w:hAnsi="UVN Viet Sach" w:cs="Times New Roman"/>
                <w:webHidden/>
              </w:rPr>
              <w:fldChar w:fldCharType="begin"/>
            </w:r>
            <w:r w:rsidRPr="00317687">
              <w:rPr>
                <w:rFonts w:ascii="UVN Viet Sach" w:hAnsi="UVN Viet Sach" w:cs="Times New Roman"/>
                <w:webHidden/>
              </w:rPr>
              <w:instrText xml:space="preserve"> PAGEREF _Toc179818420 \h </w:instrText>
            </w:r>
            <w:r w:rsidRPr="00317687">
              <w:rPr>
                <w:rFonts w:ascii="UVN Viet Sach" w:hAnsi="UVN Viet Sach" w:cs="Times New Roman"/>
                <w:webHidden/>
              </w:rPr>
            </w:r>
            <w:r w:rsidRPr="00317687">
              <w:rPr>
                <w:rFonts w:ascii="UVN Viet Sach" w:hAnsi="UVN Viet Sach" w:cs="Times New Roman"/>
                <w:webHidden/>
              </w:rPr>
              <w:fldChar w:fldCharType="separate"/>
            </w:r>
            <w:r w:rsidRPr="00317687" w:rsidR="001B5F63">
              <w:rPr>
                <w:rFonts w:ascii="UVN Viet Sach" w:hAnsi="UVN Viet Sach" w:cs="Times New Roman"/>
                <w:webHidden/>
              </w:rPr>
              <w:t>5</w:t>
            </w:r>
            <w:r w:rsidRPr="00317687">
              <w:rPr>
                <w:rFonts w:ascii="UVN Viet Sach" w:hAnsi="UVN Viet Sach" w:cs="Times New Roman"/>
                <w:webHidden/>
              </w:rPr>
              <w:fldChar w:fldCharType="end"/>
            </w:r>
          </w:hyperlink>
        </w:p>
        <w:p w:rsidRPr="00317687" w:rsidR="003865B6" w:rsidRDefault="003865B6" w14:paraId="6E109E5D" w14:textId="1BC6E3F1">
          <w:pPr>
            <w:pStyle w:val="TOC1"/>
            <w:tabs>
              <w:tab w:val="right" w:leader="dot" w:pos="9061"/>
            </w:tabs>
            <w:rPr>
              <w:rFonts w:ascii="UVN Viet Sach" w:hAnsi="UVN Viet Sach" w:cs="Times New Roman" w:eastAsiaTheme="minorEastAsia"/>
              <w:caps w:val="0"/>
              <w:kern w:val="2"/>
              <w14:ligatures w14:val="standardContextual"/>
            </w:rPr>
          </w:pPr>
          <w:hyperlink w:history="1" w:anchor="_Toc179818423">
            <w:r w:rsidRPr="00317687">
              <w:rPr>
                <w:rStyle w:val="Hyperlink"/>
                <w:rFonts w:ascii="UVN Viet Sach" w:hAnsi="UVN Viet Sach" w:cs="Times New Roman"/>
              </w:rPr>
              <w:t>CHƯƠNG 2: CƠ</w:t>
            </w:r>
            <w:r w:rsidRPr="00317687" w:rsidR="00B7380F">
              <w:rPr>
                <w:rStyle w:val="Hyperlink"/>
                <w:rFonts w:ascii="UVN Viet Sach" w:hAnsi="UVN Viet Sach" w:cs="Times New Roman"/>
              </w:rPr>
              <w:t xml:space="preserve"> bản về giao thức snmp (simple network management protocol)</w:t>
            </w:r>
            <w:r w:rsidRPr="00317687">
              <w:rPr>
                <w:rFonts w:ascii="UVN Viet Sach" w:hAnsi="UVN Viet Sach" w:cs="Times New Roman"/>
                <w:webHidden/>
              </w:rPr>
              <w:tab/>
            </w:r>
            <w:r w:rsidRPr="00317687">
              <w:rPr>
                <w:rFonts w:ascii="UVN Viet Sach" w:hAnsi="UVN Viet Sach" w:cs="Times New Roman"/>
                <w:webHidden/>
              </w:rPr>
              <w:fldChar w:fldCharType="begin"/>
            </w:r>
            <w:r w:rsidRPr="00317687">
              <w:rPr>
                <w:rFonts w:ascii="UVN Viet Sach" w:hAnsi="UVN Viet Sach" w:cs="Times New Roman"/>
                <w:webHidden/>
              </w:rPr>
              <w:instrText xml:space="preserve"> PAGEREF _Toc179818423 \h </w:instrText>
            </w:r>
            <w:r w:rsidRPr="00317687">
              <w:rPr>
                <w:rFonts w:ascii="UVN Viet Sach" w:hAnsi="UVN Viet Sach" w:cs="Times New Roman"/>
                <w:webHidden/>
              </w:rPr>
            </w:r>
            <w:r w:rsidRPr="00317687">
              <w:rPr>
                <w:rFonts w:ascii="UVN Viet Sach" w:hAnsi="UVN Viet Sach" w:cs="Times New Roman"/>
                <w:webHidden/>
              </w:rPr>
              <w:fldChar w:fldCharType="separate"/>
            </w:r>
            <w:r w:rsidRPr="00317687" w:rsidR="001B5F63">
              <w:rPr>
                <w:rFonts w:ascii="UVN Viet Sach" w:hAnsi="UVN Viet Sach" w:cs="Times New Roman"/>
                <w:webHidden/>
              </w:rPr>
              <w:t>9</w:t>
            </w:r>
            <w:r w:rsidRPr="00317687">
              <w:rPr>
                <w:rFonts w:ascii="UVN Viet Sach" w:hAnsi="UVN Viet Sach" w:cs="Times New Roman"/>
                <w:webHidden/>
              </w:rPr>
              <w:fldChar w:fldCharType="end"/>
            </w:r>
          </w:hyperlink>
        </w:p>
        <w:p w:rsidRPr="00317687" w:rsidR="003865B6" w:rsidRDefault="003865B6" w14:paraId="69D78942" w14:textId="70A746BD">
          <w:pPr>
            <w:pStyle w:val="TOC1"/>
            <w:tabs>
              <w:tab w:val="right" w:leader="dot" w:pos="9061"/>
            </w:tabs>
            <w:rPr>
              <w:rFonts w:ascii="UVN Viet Sach" w:hAnsi="UVN Viet Sach" w:cs="Times New Roman" w:eastAsiaTheme="minorEastAsia"/>
              <w:caps w:val="0"/>
              <w:kern w:val="2"/>
              <w14:ligatures w14:val="standardContextual"/>
            </w:rPr>
          </w:pPr>
          <w:hyperlink w:history="1" w:anchor="_Toc179818432">
            <w:r w:rsidRPr="00317687">
              <w:rPr>
                <w:rStyle w:val="Hyperlink"/>
                <w:rFonts w:ascii="UVN Viet Sach" w:hAnsi="UVN Viet Sach" w:cs="Times New Roman"/>
              </w:rPr>
              <w:t xml:space="preserve">CHƯƠNG 3: </w:t>
            </w:r>
            <w:r w:rsidRPr="00317687" w:rsidR="007212DD">
              <w:rPr>
                <w:rStyle w:val="Hyperlink"/>
                <w:rFonts w:ascii="UVN Viet Sach" w:hAnsi="UVN Viet Sach" w:cs="Times New Roman"/>
              </w:rPr>
              <w:t>PHÁT TRIỂN HỆ THỐNG GIÁM SÁT MẠNG VỚI OBSERVIUM</w:t>
            </w:r>
            <w:r w:rsidRPr="00317687">
              <w:rPr>
                <w:rFonts w:ascii="UVN Viet Sach" w:hAnsi="UVN Viet Sach" w:cs="Times New Roman"/>
                <w:webHidden/>
              </w:rPr>
              <w:tab/>
            </w:r>
            <w:r w:rsidRPr="00317687">
              <w:rPr>
                <w:rFonts w:ascii="UVN Viet Sach" w:hAnsi="UVN Viet Sach" w:cs="Times New Roman"/>
                <w:webHidden/>
              </w:rPr>
              <w:fldChar w:fldCharType="begin"/>
            </w:r>
            <w:r w:rsidRPr="00317687">
              <w:rPr>
                <w:rFonts w:ascii="UVN Viet Sach" w:hAnsi="UVN Viet Sach" w:cs="Times New Roman"/>
                <w:webHidden/>
              </w:rPr>
              <w:instrText xml:space="preserve"> PAGEREF _Toc179818432 \h </w:instrText>
            </w:r>
            <w:r w:rsidRPr="00317687">
              <w:rPr>
                <w:rFonts w:ascii="UVN Viet Sach" w:hAnsi="UVN Viet Sach" w:cs="Times New Roman"/>
                <w:webHidden/>
              </w:rPr>
            </w:r>
            <w:r w:rsidRPr="00317687">
              <w:rPr>
                <w:rFonts w:ascii="UVN Viet Sach" w:hAnsi="UVN Viet Sach" w:cs="Times New Roman"/>
                <w:webHidden/>
              </w:rPr>
              <w:fldChar w:fldCharType="separate"/>
            </w:r>
            <w:r w:rsidRPr="00317687" w:rsidR="001B5F63">
              <w:rPr>
                <w:rFonts w:ascii="UVN Viet Sach" w:hAnsi="UVN Viet Sach" w:cs="Times New Roman"/>
                <w:webHidden/>
              </w:rPr>
              <w:t>12</w:t>
            </w:r>
            <w:r w:rsidRPr="00317687">
              <w:rPr>
                <w:rFonts w:ascii="UVN Viet Sach" w:hAnsi="UVN Viet Sach" w:cs="Times New Roman"/>
                <w:webHidden/>
              </w:rPr>
              <w:fldChar w:fldCharType="end"/>
            </w:r>
          </w:hyperlink>
        </w:p>
        <w:p w:rsidRPr="00317687" w:rsidR="003865B6" w:rsidRDefault="003865B6" w14:paraId="3A0002D1" w14:textId="29EDA363">
          <w:pPr>
            <w:pStyle w:val="TOC1"/>
            <w:tabs>
              <w:tab w:val="right" w:leader="dot" w:pos="9061"/>
            </w:tabs>
            <w:rPr>
              <w:rFonts w:ascii="UVN Viet Sach" w:hAnsi="UVN Viet Sach" w:cs="Times New Roman" w:eastAsiaTheme="minorEastAsia"/>
              <w:caps w:val="0"/>
              <w:kern w:val="2"/>
              <w14:ligatures w14:val="standardContextual"/>
            </w:rPr>
          </w:pPr>
          <w:hyperlink w:history="1" w:anchor="_Toc179818438">
            <w:r w:rsidRPr="00317687">
              <w:rPr>
                <w:rStyle w:val="Hyperlink"/>
                <w:rFonts w:ascii="UVN Viet Sach" w:hAnsi="UVN Viet Sach" w:cs="Times New Roman"/>
              </w:rPr>
              <w:t xml:space="preserve">CHƯƠNG 4: </w:t>
            </w:r>
            <w:r w:rsidRPr="00317687" w:rsidR="00AB57B3">
              <w:rPr>
                <w:rStyle w:val="Hyperlink"/>
                <w:rFonts w:ascii="UVN Viet Sach" w:hAnsi="UVN Viet Sach" w:cs="Times New Roman"/>
              </w:rPr>
              <w:t>TRIỂN KHAI THỰC NGHIỆM VÀ KẾT QUẢ</w:t>
            </w:r>
            <w:r w:rsidRPr="00317687">
              <w:rPr>
                <w:rFonts w:ascii="UVN Viet Sach" w:hAnsi="UVN Viet Sach" w:cs="Times New Roman"/>
                <w:webHidden/>
              </w:rPr>
              <w:tab/>
            </w:r>
            <w:r w:rsidRPr="00317687">
              <w:rPr>
                <w:rFonts w:ascii="UVN Viet Sach" w:hAnsi="UVN Viet Sach" w:cs="Times New Roman"/>
                <w:webHidden/>
              </w:rPr>
              <w:fldChar w:fldCharType="begin"/>
            </w:r>
            <w:r w:rsidRPr="00317687">
              <w:rPr>
                <w:rFonts w:ascii="UVN Viet Sach" w:hAnsi="UVN Viet Sach" w:cs="Times New Roman"/>
                <w:webHidden/>
              </w:rPr>
              <w:instrText xml:space="preserve"> PAGEREF _Toc179818438 \h </w:instrText>
            </w:r>
            <w:r w:rsidRPr="00317687">
              <w:rPr>
                <w:rFonts w:ascii="UVN Viet Sach" w:hAnsi="UVN Viet Sach" w:cs="Times New Roman"/>
                <w:webHidden/>
              </w:rPr>
            </w:r>
            <w:r w:rsidRPr="00317687">
              <w:rPr>
                <w:rFonts w:ascii="UVN Viet Sach" w:hAnsi="UVN Viet Sach" w:cs="Times New Roman"/>
                <w:webHidden/>
              </w:rPr>
              <w:fldChar w:fldCharType="separate"/>
            </w:r>
            <w:r w:rsidRPr="00317687" w:rsidR="001B5F63">
              <w:rPr>
                <w:rFonts w:ascii="UVN Viet Sach" w:hAnsi="UVN Viet Sach" w:cs="Times New Roman"/>
                <w:webHidden/>
              </w:rPr>
              <w:t>16</w:t>
            </w:r>
            <w:r w:rsidRPr="00317687">
              <w:rPr>
                <w:rFonts w:ascii="UVN Viet Sach" w:hAnsi="UVN Viet Sach" w:cs="Times New Roman"/>
                <w:webHidden/>
              </w:rPr>
              <w:fldChar w:fldCharType="end"/>
            </w:r>
          </w:hyperlink>
        </w:p>
        <w:p w:rsidRPr="00317687" w:rsidR="003865B6" w:rsidRDefault="003865B6" w14:paraId="483DDD60" w14:textId="6B5000FE">
          <w:pPr>
            <w:pStyle w:val="TOC1"/>
            <w:tabs>
              <w:tab w:val="right" w:leader="dot" w:pos="9061"/>
            </w:tabs>
            <w:rPr>
              <w:rFonts w:ascii="UVN Viet Sach" w:hAnsi="UVN Viet Sach" w:cs="Times New Roman" w:eastAsiaTheme="minorEastAsia"/>
              <w:caps w:val="0"/>
              <w:kern w:val="2"/>
              <w14:ligatures w14:val="standardContextual"/>
            </w:rPr>
          </w:pPr>
          <w:hyperlink w:history="1" w:anchor="_Toc179818451">
            <w:r w:rsidRPr="00317687">
              <w:rPr>
                <w:rStyle w:val="Hyperlink"/>
                <w:rFonts w:ascii="UVN Viet Sach" w:hAnsi="UVN Viet Sach" w:cs="Times New Roman"/>
              </w:rPr>
              <w:t xml:space="preserve">CHƯƠNG 5: </w:t>
            </w:r>
            <w:r w:rsidRPr="00317687" w:rsidR="00F92194">
              <w:rPr>
                <w:rStyle w:val="Hyperlink"/>
                <w:rFonts w:ascii="UVN Viet Sach" w:hAnsi="UVN Viet Sach" w:cs="Times New Roman"/>
              </w:rPr>
              <w:t>KẾT LUẬN VÀ HƯỚNG PHÁT TRIỂN</w:t>
            </w:r>
            <w:r w:rsidRPr="00317687">
              <w:rPr>
                <w:rFonts w:ascii="UVN Viet Sach" w:hAnsi="UVN Viet Sach" w:cs="Times New Roman"/>
                <w:webHidden/>
              </w:rPr>
              <w:tab/>
            </w:r>
            <w:r w:rsidRPr="00317687">
              <w:rPr>
                <w:rFonts w:ascii="UVN Viet Sach" w:hAnsi="UVN Viet Sach" w:cs="Times New Roman"/>
                <w:webHidden/>
              </w:rPr>
              <w:fldChar w:fldCharType="begin"/>
            </w:r>
            <w:r w:rsidRPr="00317687">
              <w:rPr>
                <w:rFonts w:ascii="UVN Viet Sach" w:hAnsi="UVN Viet Sach" w:cs="Times New Roman"/>
                <w:webHidden/>
              </w:rPr>
              <w:instrText xml:space="preserve"> PAGEREF _Toc179818451 \h </w:instrText>
            </w:r>
            <w:r w:rsidRPr="00317687">
              <w:rPr>
                <w:rFonts w:ascii="UVN Viet Sach" w:hAnsi="UVN Viet Sach" w:cs="Times New Roman"/>
                <w:webHidden/>
              </w:rPr>
            </w:r>
            <w:r w:rsidRPr="00317687">
              <w:rPr>
                <w:rFonts w:ascii="UVN Viet Sach" w:hAnsi="UVN Viet Sach" w:cs="Times New Roman"/>
                <w:webHidden/>
              </w:rPr>
              <w:fldChar w:fldCharType="separate"/>
            </w:r>
            <w:r w:rsidRPr="00317687" w:rsidR="001B5F63">
              <w:rPr>
                <w:rFonts w:ascii="UVN Viet Sach" w:hAnsi="UVN Viet Sach" w:cs="Times New Roman"/>
                <w:webHidden/>
              </w:rPr>
              <w:t>16</w:t>
            </w:r>
            <w:r w:rsidRPr="00317687">
              <w:rPr>
                <w:rFonts w:ascii="UVN Viet Sach" w:hAnsi="UVN Viet Sach" w:cs="Times New Roman"/>
                <w:webHidden/>
              </w:rPr>
              <w:fldChar w:fldCharType="end"/>
            </w:r>
          </w:hyperlink>
        </w:p>
        <w:p w:rsidRPr="00317687" w:rsidR="003865B6" w:rsidRDefault="003865B6" w14:paraId="62E99ACA" w14:textId="6325962A">
          <w:pPr>
            <w:pStyle w:val="TOC1"/>
            <w:tabs>
              <w:tab w:val="right" w:leader="dot" w:pos="9061"/>
            </w:tabs>
            <w:rPr>
              <w:rFonts w:ascii="UVN Viet Sach" w:hAnsi="UVN Viet Sach" w:cs="Times New Roman" w:eastAsiaTheme="minorEastAsia"/>
              <w:caps w:val="0"/>
              <w:kern w:val="2"/>
              <w14:ligatures w14:val="standardContextual"/>
            </w:rPr>
          </w:pPr>
          <w:hyperlink w:history="1" w:anchor="_Toc179818462">
            <w:r w:rsidRPr="00317687">
              <w:rPr>
                <w:rStyle w:val="Hyperlink"/>
                <w:rFonts w:ascii="UVN Viet Sach" w:hAnsi="UVN Viet Sach" w:cs="Times New Roman"/>
                <w:lang w:val="vi-VN"/>
              </w:rPr>
              <w:t>TÀI LIỆU THAM KHẢO</w:t>
            </w:r>
            <w:r w:rsidRPr="00317687">
              <w:rPr>
                <w:rFonts w:ascii="UVN Viet Sach" w:hAnsi="UVN Viet Sach" w:cs="Times New Roman"/>
                <w:webHidden/>
              </w:rPr>
              <w:tab/>
            </w:r>
            <w:r w:rsidRPr="00317687">
              <w:rPr>
                <w:rFonts w:ascii="UVN Viet Sach" w:hAnsi="UVN Viet Sach" w:cs="Times New Roman"/>
                <w:webHidden/>
              </w:rPr>
              <w:fldChar w:fldCharType="begin"/>
            </w:r>
            <w:r w:rsidRPr="00317687">
              <w:rPr>
                <w:rFonts w:ascii="UVN Viet Sach" w:hAnsi="UVN Viet Sach" w:cs="Times New Roman"/>
                <w:webHidden/>
              </w:rPr>
              <w:instrText xml:space="preserve"> PAGEREF _Toc179818462 \h </w:instrText>
            </w:r>
            <w:r w:rsidRPr="00317687">
              <w:rPr>
                <w:rFonts w:ascii="UVN Viet Sach" w:hAnsi="UVN Viet Sach" w:cs="Times New Roman"/>
                <w:webHidden/>
              </w:rPr>
            </w:r>
            <w:r w:rsidRPr="00317687">
              <w:rPr>
                <w:rFonts w:ascii="UVN Viet Sach" w:hAnsi="UVN Viet Sach" w:cs="Times New Roman"/>
                <w:webHidden/>
              </w:rPr>
              <w:fldChar w:fldCharType="separate"/>
            </w:r>
            <w:r w:rsidRPr="00317687" w:rsidR="001B5F63">
              <w:rPr>
                <w:rFonts w:ascii="UVN Viet Sach" w:hAnsi="UVN Viet Sach" w:cs="Times New Roman"/>
                <w:webHidden/>
              </w:rPr>
              <w:t>17</w:t>
            </w:r>
            <w:r w:rsidRPr="00317687">
              <w:rPr>
                <w:rFonts w:ascii="UVN Viet Sach" w:hAnsi="UVN Viet Sach" w:cs="Times New Roman"/>
                <w:webHidden/>
              </w:rPr>
              <w:fldChar w:fldCharType="end"/>
            </w:r>
          </w:hyperlink>
        </w:p>
        <w:p w:rsidRPr="00317687" w:rsidR="003865B6" w:rsidRDefault="003865B6" w14:paraId="78CA0D79" w14:textId="4500F6EC">
          <w:pPr>
            <w:rPr>
              <w:rFonts w:ascii="UVN Viet Sach" w:hAnsi="UVN Viet Sach" w:cs="Times New Roman"/>
            </w:rPr>
          </w:pPr>
          <w:r w:rsidRPr="00317687">
            <w:rPr>
              <w:rFonts w:ascii="UVN Viet Sach" w:hAnsi="UVN Viet Sach" w:cs="Times New Roman"/>
              <w:b/>
            </w:rPr>
            <w:fldChar w:fldCharType="end"/>
          </w:r>
        </w:p>
      </w:sdtContent>
    </w:sdt>
    <w:p w:rsidRPr="00317687" w:rsidR="006B78F2" w:rsidP="007D76DD" w:rsidRDefault="00E21AB1" w14:paraId="17E14C7E" w14:textId="01D483A4">
      <w:pPr>
        <w:pStyle w:val="Heading1"/>
        <w:numPr>
          <w:ilvl w:val="0"/>
          <w:numId w:val="0"/>
        </w:numPr>
        <w:rPr>
          <w:rFonts w:ascii="UVN Viet Sach" w:hAnsi="UVN Viet Sach" w:cs="Times New Roman"/>
          <w:sz w:val="26"/>
          <w:szCs w:val="26"/>
        </w:rPr>
      </w:pPr>
      <w:r w:rsidRPr="00317687">
        <w:rPr>
          <w:rFonts w:ascii="UVN Viet Sach" w:hAnsi="UVN Viet Sach" w:cs="Times New Roman"/>
          <w:color w:val="auto"/>
          <w:sz w:val="26"/>
          <w:szCs w:val="26"/>
        </w:rPr>
        <w:br w:type="column"/>
      </w:r>
      <w:bookmarkStart w:name="_Toc179818419" w:id="2"/>
      <w:r w:rsidRPr="00317687" w:rsidR="006B78F2">
        <w:rPr>
          <w:rFonts w:ascii="UVN Viet Sach" w:hAnsi="UVN Viet Sach" w:cs="Times New Roman"/>
          <w:sz w:val="26"/>
          <w:szCs w:val="26"/>
        </w:rPr>
        <w:t>PHÂN CÔNG</w:t>
      </w:r>
      <w:r w:rsidRPr="00317687" w:rsidR="00112C5F">
        <w:rPr>
          <w:rFonts w:ascii="UVN Viet Sach" w:hAnsi="UVN Viet Sach" w:cs="Times New Roman"/>
          <w:b w:val="0"/>
          <w:sz w:val="26"/>
          <w:szCs w:val="26"/>
        </w:rPr>
        <w:t xml:space="preserve"> </w:t>
      </w:r>
      <w:r w:rsidRPr="00317687" w:rsidR="00112C5F">
        <w:rPr>
          <w:rFonts w:ascii="UVN Viet Sach" w:hAnsi="UVN Viet Sach" w:cs="Times New Roman"/>
          <w:sz w:val="26"/>
          <w:szCs w:val="26"/>
        </w:rPr>
        <w:t>CÔNG VIỆC TRONG NHÓM</w:t>
      </w:r>
      <w:bookmarkEnd w:id="2"/>
    </w:p>
    <w:p w:rsidRPr="00317687" w:rsidR="007D76DD" w:rsidP="007D76DD" w:rsidRDefault="007D76DD" w14:paraId="57A5BEFC" w14:textId="77777777">
      <w:pPr>
        <w:rPr>
          <w:rFonts w:ascii="UVN Viet Sach" w:hAnsi="UVN Viet Sach" w:cs="Times New Roman"/>
        </w:rPr>
      </w:pPr>
    </w:p>
    <w:tbl>
      <w:tblPr>
        <w:tblStyle w:val="GridTable2-Accent5"/>
        <w:tblW w:w="10414" w:type="dxa"/>
        <w:tblInd w:w="-905" w:type="dxa"/>
        <w:tblLook w:val="04A0" w:firstRow="1" w:lastRow="0" w:firstColumn="1" w:lastColumn="0" w:noHBand="0" w:noVBand="1"/>
      </w:tblPr>
      <w:tblGrid>
        <w:gridCol w:w="912"/>
        <w:gridCol w:w="1956"/>
        <w:gridCol w:w="1830"/>
        <w:gridCol w:w="3566"/>
        <w:gridCol w:w="2150"/>
      </w:tblGrid>
      <w:tr w:rsidRPr="00442E5F" w:rsidR="00F57E2B" w14:paraId="01915F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color="5B9BD5" w:themeColor="accent5" w:sz="4" w:space="0"/>
              <w:left w:val="single" w:color="5B9BD5" w:themeColor="accent5" w:sz="4" w:space="0"/>
              <w:bottom w:val="single" w:color="5B9BD5" w:themeColor="accent5" w:sz="4" w:space="0"/>
              <w:right w:val="single" w:color="5B9BD5" w:themeColor="accent5" w:sz="4" w:space="0"/>
            </w:tcBorders>
            <w:vAlign w:val="center"/>
          </w:tcPr>
          <w:p w:rsidRPr="00317687" w:rsidR="006B78F2" w:rsidRDefault="006B78F2" w14:paraId="394047BA" w14:textId="77777777">
            <w:pPr>
              <w:spacing w:line="360" w:lineRule="auto"/>
              <w:jc w:val="center"/>
              <w:rPr>
                <w:rFonts w:ascii="UVN Viet Sach" w:hAnsi="UVN Viet Sach" w:cs="Times New Roman"/>
                <w:sz w:val="26"/>
                <w:szCs w:val="26"/>
              </w:rPr>
            </w:pPr>
            <w:r w:rsidRPr="00317687">
              <w:rPr>
                <w:rFonts w:ascii="UVN Viet Sach" w:hAnsi="UVN Viet Sach" w:cs="Times New Roman"/>
                <w:sz w:val="26"/>
                <w:szCs w:val="26"/>
              </w:rPr>
              <w:t>STT</w:t>
            </w:r>
          </w:p>
        </w:tc>
        <w:tc>
          <w:tcPr>
            <w:tcW w:w="1956" w:type="dxa"/>
            <w:tcBorders>
              <w:top w:val="single" w:color="5B9BD5" w:themeColor="accent5" w:sz="4" w:space="0"/>
              <w:left w:val="single" w:color="5B9BD5" w:themeColor="accent5" w:sz="4" w:space="0"/>
              <w:bottom w:val="single" w:color="5B9BD5" w:themeColor="accent5" w:sz="4" w:space="0"/>
              <w:right w:val="single" w:color="5B9BD5" w:themeColor="accent5" w:sz="4" w:space="0"/>
            </w:tcBorders>
            <w:vAlign w:val="center"/>
          </w:tcPr>
          <w:p w:rsidRPr="00317687" w:rsidR="006B78F2" w:rsidRDefault="006B78F2" w14:paraId="720C8F1F" w14:textId="77777777">
            <w:pPr>
              <w:spacing w:line="360" w:lineRule="auto"/>
              <w:jc w:val="center"/>
              <w:cnfStyle w:val="100000000000" w:firstRow="1" w:lastRow="0" w:firstColumn="0" w:lastColumn="0" w:oddVBand="0" w:evenVBand="0" w:oddHBand="0" w:evenHBand="0" w:firstRowFirstColumn="0" w:firstRowLastColumn="0" w:lastRowFirstColumn="0" w:lastRowLastColumn="0"/>
              <w:rPr>
                <w:rFonts w:ascii="UVN Viet Sach" w:hAnsi="UVN Viet Sach" w:cs="Times New Roman"/>
                <w:sz w:val="26"/>
                <w:szCs w:val="26"/>
              </w:rPr>
            </w:pPr>
            <w:r w:rsidRPr="00317687">
              <w:rPr>
                <w:rFonts w:ascii="UVN Viet Sach" w:hAnsi="UVN Viet Sach" w:cs="Times New Roman"/>
                <w:sz w:val="26"/>
                <w:szCs w:val="26"/>
              </w:rPr>
              <w:t>Họ và tên</w:t>
            </w:r>
          </w:p>
        </w:tc>
        <w:tc>
          <w:tcPr>
            <w:tcW w:w="0" w:type="auto"/>
            <w:tcBorders>
              <w:top w:val="single" w:color="5B9BD5" w:themeColor="accent5" w:sz="4" w:space="0"/>
              <w:left w:val="single" w:color="5B9BD5" w:themeColor="accent5" w:sz="4" w:space="0"/>
              <w:bottom w:val="single" w:color="5B9BD5" w:themeColor="accent5" w:sz="4" w:space="0"/>
              <w:right w:val="single" w:color="5B9BD5" w:themeColor="accent5" w:sz="4" w:space="0"/>
            </w:tcBorders>
            <w:vAlign w:val="center"/>
          </w:tcPr>
          <w:p w:rsidRPr="00317687" w:rsidR="006B78F2" w:rsidRDefault="006B78F2" w14:paraId="66DB8F52" w14:textId="77777777">
            <w:pPr>
              <w:spacing w:line="360" w:lineRule="auto"/>
              <w:jc w:val="center"/>
              <w:cnfStyle w:val="100000000000" w:firstRow="1" w:lastRow="0" w:firstColumn="0" w:lastColumn="0" w:oddVBand="0" w:evenVBand="0" w:oddHBand="0" w:evenHBand="0" w:firstRowFirstColumn="0" w:firstRowLastColumn="0" w:lastRowFirstColumn="0" w:lastRowLastColumn="0"/>
              <w:rPr>
                <w:rFonts w:ascii="UVN Viet Sach" w:hAnsi="UVN Viet Sach" w:cs="Times New Roman"/>
                <w:sz w:val="26"/>
                <w:szCs w:val="26"/>
              </w:rPr>
            </w:pPr>
            <w:r w:rsidRPr="00317687">
              <w:rPr>
                <w:rFonts w:ascii="UVN Viet Sach" w:hAnsi="UVN Viet Sach" w:cs="Times New Roman"/>
                <w:sz w:val="26"/>
                <w:szCs w:val="26"/>
              </w:rPr>
              <w:t>MSSV</w:t>
            </w:r>
          </w:p>
        </w:tc>
        <w:tc>
          <w:tcPr>
            <w:tcW w:w="0" w:type="auto"/>
            <w:tcBorders>
              <w:top w:val="single" w:color="5B9BD5" w:themeColor="accent5" w:sz="4" w:space="0"/>
              <w:left w:val="single" w:color="5B9BD5" w:themeColor="accent5" w:sz="4" w:space="0"/>
              <w:bottom w:val="single" w:color="5B9BD5" w:themeColor="accent5" w:sz="4" w:space="0"/>
              <w:right w:val="single" w:color="5B9BD5" w:themeColor="accent5" w:sz="4" w:space="0"/>
            </w:tcBorders>
            <w:vAlign w:val="center"/>
          </w:tcPr>
          <w:p w:rsidRPr="00317687" w:rsidR="006B78F2" w:rsidRDefault="006B78F2" w14:paraId="10162EC2" w14:textId="77777777">
            <w:pPr>
              <w:spacing w:line="360" w:lineRule="auto"/>
              <w:jc w:val="center"/>
              <w:cnfStyle w:val="100000000000" w:firstRow="1" w:lastRow="0" w:firstColumn="0" w:lastColumn="0" w:oddVBand="0" w:evenVBand="0" w:oddHBand="0" w:evenHBand="0" w:firstRowFirstColumn="0" w:firstRowLastColumn="0" w:lastRowFirstColumn="0" w:lastRowLastColumn="0"/>
              <w:rPr>
                <w:rFonts w:ascii="UVN Viet Sach" w:hAnsi="UVN Viet Sach" w:cs="Times New Roman"/>
                <w:sz w:val="26"/>
                <w:szCs w:val="26"/>
              </w:rPr>
            </w:pPr>
            <w:r w:rsidRPr="00317687">
              <w:rPr>
                <w:rFonts w:ascii="UVN Viet Sach" w:hAnsi="UVN Viet Sach" w:cs="Times New Roman"/>
                <w:sz w:val="26"/>
                <w:szCs w:val="26"/>
              </w:rPr>
              <w:t>Phân công công việc</w:t>
            </w:r>
          </w:p>
        </w:tc>
        <w:tc>
          <w:tcPr>
            <w:tcW w:w="0" w:type="auto"/>
            <w:tcBorders>
              <w:top w:val="single" w:color="5B9BD5" w:themeColor="accent5" w:sz="4" w:space="0"/>
              <w:left w:val="single" w:color="5B9BD5" w:themeColor="accent5" w:sz="4" w:space="0"/>
              <w:bottom w:val="single" w:color="5B9BD5" w:themeColor="accent5" w:sz="4" w:space="0"/>
              <w:right w:val="single" w:color="5B9BD5" w:themeColor="accent5" w:sz="4" w:space="0"/>
            </w:tcBorders>
            <w:vAlign w:val="center"/>
          </w:tcPr>
          <w:p w:rsidRPr="00317687" w:rsidR="006B78F2" w:rsidRDefault="006B78F2" w14:paraId="3E0C8685" w14:textId="77777777">
            <w:pPr>
              <w:spacing w:line="360" w:lineRule="auto"/>
              <w:jc w:val="center"/>
              <w:cnfStyle w:val="100000000000" w:firstRow="1" w:lastRow="0" w:firstColumn="0" w:lastColumn="0" w:oddVBand="0" w:evenVBand="0" w:oddHBand="0" w:evenHBand="0" w:firstRowFirstColumn="0" w:firstRowLastColumn="0" w:lastRowFirstColumn="0" w:lastRowLastColumn="0"/>
              <w:rPr>
                <w:rFonts w:ascii="UVN Viet Sach" w:hAnsi="UVN Viet Sach" w:cs="Times New Roman"/>
                <w:sz w:val="26"/>
                <w:szCs w:val="26"/>
              </w:rPr>
            </w:pPr>
            <w:r w:rsidRPr="00317687">
              <w:rPr>
                <w:rFonts w:ascii="UVN Viet Sach" w:hAnsi="UVN Viet Sach" w:cs="Times New Roman"/>
                <w:sz w:val="26"/>
                <w:szCs w:val="26"/>
              </w:rPr>
              <w:t>Hoàn thành</w:t>
            </w:r>
          </w:p>
        </w:tc>
      </w:tr>
      <w:tr w:rsidRPr="00442E5F" w:rsidR="00F57E2B" w14:paraId="0D93FC9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color="5B9BD5" w:themeColor="accent5" w:sz="4" w:space="0"/>
              <w:left w:val="single" w:color="5B9BD5" w:themeColor="accent5" w:sz="4" w:space="0"/>
              <w:bottom w:val="single" w:color="5B9BD5" w:themeColor="accent5" w:sz="4" w:space="0"/>
              <w:right w:val="single" w:color="5B9BD5" w:themeColor="accent5" w:sz="4" w:space="0"/>
            </w:tcBorders>
            <w:vAlign w:val="center"/>
          </w:tcPr>
          <w:p w:rsidRPr="00317687" w:rsidR="006B78F2" w:rsidRDefault="004A6F50" w14:paraId="60C72692" w14:textId="4D7B8888">
            <w:pPr>
              <w:spacing w:line="360" w:lineRule="auto"/>
              <w:jc w:val="center"/>
              <w:rPr>
                <w:rFonts w:ascii="UVN Viet Sach" w:hAnsi="UVN Viet Sach" w:cs="Times New Roman"/>
                <w:sz w:val="26"/>
                <w:szCs w:val="26"/>
              </w:rPr>
            </w:pPr>
            <w:r w:rsidRPr="00317687">
              <w:rPr>
                <w:rFonts w:ascii="UVN Viet Sach" w:hAnsi="UVN Viet Sach" w:cs="Times New Roman"/>
                <w:sz w:val="26"/>
                <w:szCs w:val="26"/>
              </w:rPr>
              <w:t>1</w:t>
            </w:r>
          </w:p>
        </w:tc>
        <w:tc>
          <w:tcPr>
            <w:tcW w:w="1956" w:type="dxa"/>
            <w:tcBorders>
              <w:top w:val="single" w:color="5B9BD5" w:themeColor="accent5" w:sz="4" w:space="0"/>
              <w:left w:val="single" w:color="5B9BD5" w:themeColor="accent5" w:sz="4" w:space="0"/>
              <w:bottom w:val="single" w:color="5B9BD5" w:themeColor="accent5" w:sz="4" w:space="0"/>
              <w:right w:val="single" w:color="5B9BD5" w:themeColor="accent5" w:sz="4" w:space="0"/>
            </w:tcBorders>
            <w:vAlign w:val="center"/>
          </w:tcPr>
          <w:p w:rsidRPr="00317687" w:rsidR="006B78F2" w:rsidRDefault="006B78F2" w14:paraId="531FA0B4" w14:textId="77777777">
            <w:pPr>
              <w:spacing w:line="360" w:lineRule="auto"/>
              <w:jc w:val="center"/>
              <w:cnfStyle w:val="000000100000" w:firstRow="0" w:lastRow="0" w:firstColumn="0" w:lastColumn="0" w:oddVBand="0" w:evenVBand="0" w:oddHBand="1" w:evenHBand="0" w:firstRowFirstColumn="0" w:firstRowLastColumn="0" w:lastRowFirstColumn="0" w:lastRowLastColumn="0"/>
              <w:rPr>
                <w:rFonts w:ascii="UVN Viet Sach" w:hAnsi="UVN Viet Sach" w:cs="Times New Roman"/>
                <w:sz w:val="26"/>
                <w:szCs w:val="26"/>
              </w:rPr>
            </w:pPr>
            <w:r w:rsidRPr="00317687">
              <w:rPr>
                <w:rFonts w:ascii="UVN Viet Sach" w:hAnsi="UVN Viet Sach" w:cs="Times New Roman"/>
                <w:sz w:val="26"/>
                <w:szCs w:val="26"/>
              </w:rPr>
              <w:t>Hồ Mạnh Đạt</w:t>
            </w:r>
          </w:p>
        </w:tc>
        <w:tc>
          <w:tcPr>
            <w:tcW w:w="0" w:type="auto"/>
            <w:tcBorders>
              <w:top w:val="single" w:color="5B9BD5" w:themeColor="accent5" w:sz="4" w:space="0"/>
              <w:left w:val="single" w:color="5B9BD5" w:themeColor="accent5" w:sz="4" w:space="0"/>
              <w:bottom w:val="single" w:color="5B9BD5" w:themeColor="accent5" w:sz="4" w:space="0"/>
              <w:right w:val="single" w:color="5B9BD5" w:themeColor="accent5" w:sz="4" w:space="0"/>
            </w:tcBorders>
            <w:vAlign w:val="center"/>
          </w:tcPr>
          <w:p w:rsidRPr="00317687" w:rsidR="006B78F2" w:rsidRDefault="006B78F2" w14:paraId="7F650848" w14:textId="77777777">
            <w:pPr>
              <w:spacing w:line="360" w:lineRule="auto"/>
              <w:jc w:val="center"/>
              <w:cnfStyle w:val="000000100000" w:firstRow="0" w:lastRow="0" w:firstColumn="0" w:lastColumn="0" w:oddVBand="0" w:evenVBand="0" w:oddHBand="1" w:evenHBand="0" w:firstRowFirstColumn="0" w:firstRowLastColumn="0" w:lastRowFirstColumn="0" w:lastRowLastColumn="0"/>
              <w:rPr>
                <w:rFonts w:ascii="UVN Viet Sach" w:hAnsi="UVN Viet Sach" w:cs="Times New Roman"/>
                <w:sz w:val="26"/>
                <w:szCs w:val="26"/>
              </w:rPr>
            </w:pPr>
            <w:r w:rsidRPr="00317687">
              <w:rPr>
                <w:rFonts w:ascii="UVN Viet Sach" w:hAnsi="UVN Viet Sach" w:cs="Times New Roman"/>
                <w:sz w:val="26"/>
                <w:szCs w:val="26"/>
              </w:rPr>
              <w:t>21520695</w:t>
            </w:r>
          </w:p>
        </w:tc>
        <w:tc>
          <w:tcPr>
            <w:tcW w:w="0" w:type="auto"/>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p w:rsidRPr="00317687" w:rsidR="00F57E2B" w:rsidP="005E74C5" w:rsidRDefault="006B78F2" w14:paraId="26B0334D" w14:textId="376E91C0">
            <w:pPr>
              <w:pStyle w:val="ListParagraph"/>
              <w:numPr>
                <w:ilvl w:val="0"/>
                <w:numId w:val="4"/>
              </w:numPr>
              <w:spacing w:line="360" w:lineRule="auto"/>
              <w:jc w:val="both"/>
              <w:cnfStyle w:val="000000100000" w:firstRow="0" w:lastRow="0" w:firstColumn="0" w:lastColumn="0" w:oddVBand="0" w:evenVBand="0" w:oddHBand="1" w:evenHBand="0" w:firstRowFirstColumn="0" w:firstRowLastColumn="0" w:lastRowFirstColumn="0" w:lastRowLastColumn="0"/>
              <w:rPr>
                <w:rFonts w:ascii="UVN Viet Sach" w:hAnsi="UVN Viet Sach" w:cs="Times New Roman"/>
                <w:sz w:val="26"/>
                <w:szCs w:val="26"/>
              </w:rPr>
            </w:pPr>
            <w:r w:rsidRPr="00317687">
              <w:rPr>
                <w:rFonts w:ascii="UVN Viet Sach" w:hAnsi="UVN Viet Sach" w:cs="Times New Roman"/>
                <w:sz w:val="26"/>
                <w:szCs w:val="26"/>
              </w:rPr>
              <w:t>Tìm hiểu</w:t>
            </w:r>
            <w:r w:rsidRPr="00317687" w:rsidR="00855CB0">
              <w:rPr>
                <w:rFonts w:ascii="UVN Viet Sach" w:hAnsi="UVN Viet Sach" w:cs="Times New Roman"/>
                <w:sz w:val="26"/>
                <w:szCs w:val="26"/>
              </w:rPr>
              <w:t xml:space="preserve"> </w:t>
            </w:r>
            <w:r w:rsidRPr="00317687" w:rsidR="00A45828">
              <w:rPr>
                <w:rFonts w:ascii="UVN Viet Sach" w:hAnsi="UVN Viet Sach" w:cs="Times New Roman"/>
                <w:sz w:val="26"/>
                <w:szCs w:val="26"/>
              </w:rPr>
              <w:t>kiến thức</w:t>
            </w:r>
          </w:p>
          <w:p w:rsidRPr="00317687" w:rsidR="006B78F2" w:rsidP="005E74C5" w:rsidRDefault="006B78F2" w14:paraId="48606A04" w14:textId="77777777">
            <w:pPr>
              <w:pStyle w:val="ListParagraph"/>
              <w:numPr>
                <w:ilvl w:val="0"/>
                <w:numId w:val="4"/>
              </w:numPr>
              <w:spacing w:line="360" w:lineRule="auto"/>
              <w:jc w:val="both"/>
              <w:cnfStyle w:val="000000100000" w:firstRow="0" w:lastRow="0" w:firstColumn="0" w:lastColumn="0" w:oddVBand="0" w:evenVBand="0" w:oddHBand="1" w:evenHBand="0" w:firstRowFirstColumn="0" w:firstRowLastColumn="0" w:lastRowFirstColumn="0" w:lastRowLastColumn="0"/>
              <w:rPr>
                <w:rFonts w:ascii="UVN Viet Sach" w:hAnsi="UVN Viet Sach" w:cs="Times New Roman"/>
                <w:sz w:val="26"/>
                <w:szCs w:val="26"/>
              </w:rPr>
            </w:pPr>
            <w:r w:rsidRPr="00317687">
              <w:rPr>
                <w:rFonts w:ascii="UVN Viet Sach" w:hAnsi="UVN Viet Sach" w:cs="Times New Roman"/>
                <w:sz w:val="26"/>
                <w:szCs w:val="26"/>
              </w:rPr>
              <w:t xml:space="preserve">Demo </w:t>
            </w:r>
          </w:p>
          <w:p w:rsidRPr="00317687" w:rsidR="005850BA" w:rsidP="005E74C5" w:rsidRDefault="005850BA" w14:paraId="61FBABC3" w14:textId="2FAB52AD">
            <w:pPr>
              <w:pStyle w:val="ListParagraph"/>
              <w:numPr>
                <w:ilvl w:val="0"/>
                <w:numId w:val="4"/>
              </w:numPr>
              <w:spacing w:line="360" w:lineRule="auto"/>
              <w:jc w:val="both"/>
              <w:cnfStyle w:val="000000100000" w:firstRow="0" w:lastRow="0" w:firstColumn="0" w:lastColumn="0" w:oddVBand="0" w:evenVBand="0" w:oddHBand="1" w:evenHBand="0" w:firstRowFirstColumn="0" w:firstRowLastColumn="0" w:lastRowFirstColumn="0" w:lastRowLastColumn="0"/>
              <w:rPr>
                <w:rFonts w:ascii="UVN Viet Sach" w:hAnsi="UVN Viet Sach" w:cs="Times New Roman"/>
                <w:sz w:val="26"/>
                <w:szCs w:val="26"/>
              </w:rPr>
            </w:pPr>
            <w:r w:rsidRPr="00317687">
              <w:rPr>
                <w:rFonts w:ascii="UVN Viet Sach" w:hAnsi="UVN Viet Sach" w:cs="Times New Roman"/>
                <w:sz w:val="26"/>
                <w:szCs w:val="26"/>
              </w:rPr>
              <w:t>Soạn slide, báo cáo</w:t>
            </w:r>
          </w:p>
        </w:tc>
        <w:tc>
          <w:tcPr>
            <w:tcW w:w="0" w:type="auto"/>
            <w:tcBorders>
              <w:top w:val="single" w:color="5B9BD5" w:themeColor="accent5" w:sz="4" w:space="0"/>
              <w:left w:val="single" w:color="5B9BD5" w:themeColor="accent5" w:sz="4" w:space="0"/>
              <w:bottom w:val="single" w:color="5B9BD5" w:themeColor="accent5" w:sz="4" w:space="0"/>
              <w:right w:val="single" w:color="5B9BD5" w:themeColor="accent5" w:sz="4" w:space="0"/>
            </w:tcBorders>
            <w:vAlign w:val="center"/>
          </w:tcPr>
          <w:p w:rsidRPr="00317687" w:rsidR="006B78F2" w:rsidRDefault="001D16A2" w14:paraId="0EF9508D" w14:textId="37B6A5C3">
            <w:pPr>
              <w:spacing w:line="360" w:lineRule="auto"/>
              <w:jc w:val="center"/>
              <w:cnfStyle w:val="000000100000" w:firstRow="0" w:lastRow="0" w:firstColumn="0" w:lastColumn="0" w:oddVBand="0" w:evenVBand="0" w:oddHBand="1" w:evenHBand="0" w:firstRowFirstColumn="0" w:firstRowLastColumn="0" w:lastRowFirstColumn="0" w:lastRowLastColumn="0"/>
              <w:rPr>
                <w:rFonts w:ascii="UVN Viet Sach" w:hAnsi="UVN Viet Sach" w:cs="Times New Roman"/>
                <w:sz w:val="26"/>
                <w:szCs w:val="26"/>
              </w:rPr>
            </w:pPr>
            <w:r w:rsidRPr="00317687">
              <w:rPr>
                <w:rFonts w:ascii="UVN Viet Sach" w:hAnsi="UVN Viet Sach" w:cs="Times New Roman"/>
                <w:sz w:val="26"/>
                <w:szCs w:val="26"/>
              </w:rPr>
              <w:t>100%</w:t>
            </w:r>
          </w:p>
        </w:tc>
      </w:tr>
      <w:tr w:rsidRPr="00442E5F" w:rsidR="006B78F2" w14:paraId="65058844" w14:textId="77777777">
        <w:tc>
          <w:tcPr>
            <w:cnfStyle w:val="001000000000" w:firstRow="0" w:lastRow="0" w:firstColumn="1" w:lastColumn="0" w:oddVBand="0" w:evenVBand="0" w:oddHBand="0" w:evenHBand="0" w:firstRowFirstColumn="0" w:firstRowLastColumn="0" w:lastRowFirstColumn="0" w:lastRowLastColumn="0"/>
            <w:tcW w:w="0" w:type="auto"/>
            <w:tcBorders>
              <w:top w:val="single" w:color="5B9BD5" w:themeColor="accent5" w:sz="4" w:space="0"/>
              <w:left w:val="single" w:color="5B9BD5" w:themeColor="accent5" w:sz="4" w:space="0"/>
              <w:bottom w:val="single" w:color="5B9BD5" w:themeColor="accent5" w:sz="4" w:space="0"/>
              <w:right w:val="single" w:color="5B9BD5" w:themeColor="accent5" w:sz="4" w:space="0"/>
            </w:tcBorders>
            <w:vAlign w:val="center"/>
          </w:tcPr>
          <w:p w:rsidRPr="00317687" w:rsidR="006B78F2" w:rsidRDefault="004A6F50" w14:paraId="014E6F73" w14:textId="67394F15">
            <w:pPr>
              <w:spacing w:line="360" w:lineRule="auto"/>
              <w:jc w:val="center"/>
              <w:rPr>
                <w:rFonts w:ascii="UVN Viet Sach" w:hAnsi="UVN Viet Sach" w:cs="Times New Roman"/>
                <w:sz w:val="26"/>
                <w:szCs w:val="26"/>
              </w:rPr>
            </w:pPr>
            <w:r w:rsidRPr="00317687">
              <w:rPr>
                <w:rFonts w:ascii="UVN Viet Sach" w:hAnsi="UVN Viet Sach" w:cs="Times New Roman"/>
                <w:sz w:val="26"/>
                <w:szCs w:val="26"/>
              </w:rPr>
              <w:t>2</w:t>
            </w:r>
          </w:p>
        </w:tc>
        <w:tc>
          <w:tcPr>
            <w:tcW w:w="1956" w:type="dxa"/>
            <w:tcBorders>
              <w:top w:val="single" w:color="5B9BD5" w:themeColor="accent5" w:sz="4" w:space="0"/>
              <w:left w:val="single" w:color="5B9BD5" w:themeColor="accent5" w:sz="4" w:space="0"/>
              <w:bottom w:val="single" w:color="5B9BD5" w:themeColor="accent5" w:sz="4" w:space="0"/>
              <w:right w:val="single" w:color="5B9BD5" w:themeColor="accent5" w:sz="4" w:space="0"/>
            </w:tcBorders>
            <w:vAlign w:val="center"/>
          </w:tcPr>
          <w:p w:rsidRPr="00317687" w:rsidR="006B78F2" w:rsidRDefault="004A6F50" w14:paraId="3916378A" w14:textId="4E068ECC">
            <w:pPr>
              <w:spacing w:line="360" w:lineRule="auto"/>
              <w:jc w:val="center"/>
              <w:cnfStyle w:val="000000000000" w:firstRow="0" w:lastRow="0" w:firstColumn="0" w:lastColumn="0" w:oddVBand="0" w:evenVBand="0" w:oddHBand="0" w:evenHBand="0" w:firstRowFirstColumn="0" w:firstRowLastColumn="0" w:lastRowFirstColumn="0" w:lastRowLastColumn="0"/>
              <w:rPr>
                <w:rFonts w:ascii="UVN Viet Sach" w:hAnsi="UVN Viet Sach" w:cs="Times New Roman"/>
                <w:sz w:val="26"/>
                <w:szCs w:val="26"/>
              </w:rPr>
            </w:pPr>
            <w:r w:rsidRPr="00317687">
              <w:rPr>
                <w:rFonts w:ascii="UVN Viet Sach" w:hAnsi="UVN Viet Sach" w:cs="Times New Roman"/>
                <w:sz w:val="26"/>
                <w:szCs w:val="26"/>
              </w:rPr>
              <w:t>Trần Ngọc Phương Anh</w:t>
            </w:r>
          </w:p>
        </w:tc>
        <w:tc>
          <w:tcPr>
            <w:tcW w:w="0" w:type="auto"/>
            <w:tcBorders>
              <w:top w:val="single" w:color="5B9BD5" w:themeColor="accent5" w:sz="4" w:space="0"/>
              <w:left w:val="single" w:color="5B9BD5" w:themeColor="accent5" w:sz="4" w:space="0"/>
              <w:bottom w:val="single" w:color="5B9BD5" w:themeColor="accent5" w:sz="4" w:space="0"/>
              <w:right w:val="single" w:color="5B9BD5" w:themeColor="accent5" w:sz="4" w:space="0"/>
            </w:tcBorders>
            <w:vAlign w:val="center"/>
          </w:tcPr>
          <w:p w:rsidRPr="00317687" w:rsidR="006B78F2" w:rsidRDefault="006B78F2" w14:paraId="245D7BC8" w14:textId="5813C5E0">
            <w:pPr>
              <w:spacing w:line="360" w:lineRule="auto"/>
              <w:jc w:val="center"/>
              <w:cnfStyle w:val="000000000000" w:firstRow="0" w:lastRow="0" w:firstColumn="0" w:lastColumn="0" w:oddVBand="0" w:evenVBand="0" w:oddHBand="0" w:evenHBand="0" w:firstRowFirstColumn="0" w:firstRowLastColumn="0" w:lastRowFirstColumn="0" w:lastRowLastColumn="0"/>
              <w:rPr>
                <w:rFonts w:ascii="UVN Viet Sach" w:hAnsi="UVN Viet Sach" w:cs="Times New Roman"/>
                <w:sz w:val="26"/>
                <w:szCs w:val="26"/>
              </w:rPr>
            </w:pPr>
            <w:r w:rsidRPr="00317687">
              <w:rPr>
                <w:rFonts w:ascii="UVN Viet Sach" w:hAnsi="UVN Viet Sach" w:cs="Times New Roman"/>
                <w:sz w:val="26"/>
                <w:szCs w:val="26"/>
              </w:rPr>
              <w:t>21521</w:t>
            </w:r>
            <w:r w:rsidRPr="00317687" w:rsidR="004A6F50">
              <w:rPr>
                <w:rFonts w:ascii="UVN Viet Sach" w:hAnsi="UVN Viet Sach" w:cs="Times New Roman"/>
                <w:sz w:val="26"/>
                <w:szCs w:val="26"/>
              </w:rPr>
              <w:t>839</w:t>
            </w:r>
          </w:p>
        </w:tc>
        <w:tc>
          <w:tcPr>
            <w:tcW w:w="0" w:type="auto"/>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p w:rsidRPr="00317687" w:rsidR="00F57E2B" w:rsidP="005E74C5" w:rsidRDefault="006B78F2" w14:paraId="2097B70D" w14:textId="4D982B64">
            <w:pPr>
              <w:pStyle w:val="ListParagraph"/>
              <w:numPr>
                <w:ilvl w:val="0"/>
                <w:numId w:val="5"/>
              </w:numPr>
              <w:spacing w:line="360" w:lineRule="auto"/>
              <w:jc w:val="both"/>
              <w:cnfStyle w:val="000000000000" w:firstRow="0" w:lastRow="0" w:firstColumn="0" w:lastColumn="0" w:oddVBand="0" w:evenVBand="0" w:oddHBand="0" w:evenHBand="0" w:firstRowFirstColumn="0" w:firstRowLastColumn="0" w:lastRowFirstColumn="0" w:lastRowLastColumn="0"/>
              <w:rPr>
                <w:rFonts w:ascii="UVN Viet Sach" w:hAnsi="UVN Viet Sach" w:cs="Times New Roman"/>
                <w:sz w:val="26"/>
                <w:szCs w:val="26"/>
              </w:rPr>
            </w:pPr>
            <w:r w:rsidRPr="00317687">
              <w:rPr>
                <w:rFonts w:ascii="UVN Viet Sach" w:hAnsi="UVN Viet Sach" w:cs="Times New Roman"/>
                <w:sz w:val="26"/>
                <w:szCs w:val="26"/>
              </w:rPr>
              <w:t xml:space="preserve">Tìm hiểu </w:t>
            </w:r>
            <w:r w:rsidRPr="00317687" w:rsidR="00A45828">
              <w:rPr>
                <w:rFonts w:ascii="UVN Viet Sach" w:hAnsi="UVN Viet Sach" w:cs="Times New Roman"/>
                <w:sz w:val="26"/>
                <w:szCs w:val="26"/>
              </w:rPr>
              <w:t>kiến thức</w:t>
            </w:r>
          </w:p>
          <w:p w:rsidRPr="00317687" w:rsidR="006B78F2" w:rsidP="005E74C5" w:rsidRDefault="006B78F2" w14:paraId="3A4E5AB3" w14:textId="1391D517">
            <w:pPr>
              <w:pStyle w:val="ListParagraph"/>
              <w:numPr>
                <w:ilvl w:val="0"/>
                <w:numId w:val="5"/>
              </w:numPr>
              <w:spacing w:line="360" w:lineRule="auto"/>
              <w:jc w:val="both"/>
              <w:cnfStyle w:val="000000000000" w:firstRow="0" w:lastRow="0" w:firstColumn="0" w:lastColumn="0" w:oddVBand="0" w:evenVBand="0" w:oddHBand="0" w:evenHBand="0" w:firstRowFirstColumn="0" w:firstRowLastColumn="0" w:lastRowFirstColumn="0" w:lastRowLastColumn="0"/>
              <w:rPr>
                <w:rFonts w:ascii="UVN Viet Sach" w:hAnsi="UVN Viet Sach" w:cs="Times New Roman"/>
                <w:sz w:val="26"/>
                <w:szCs w:val="26"/>
              </w:rPr>
            </w:pPr>
            <w:r w:rsidRPr="00317687">
              <w:rPr>
                <w:rFonts w:ascii="UVN Viet Sach" w:hAnsi="UVN Viet Sach" w:cs="Times New Roman"/>
                <w:sz w:val="26"/>
                <w:szCs w:val="26"/>
              </w:rPr>
              <w:t xml:space="preserve">Demo </w:t>
            </w:r>
          </w:p>
          <w:p w:rsidRPr="00317687" w:rsidR="003744E9" w:rsidP="005E74C5" w:rsidRDefault="005850BA" w14:paraId="31627402" w14:textId="24441A57">
            <w:pPr>
              <w:pStyle w:val="ListParagraph"/>
              <w:numPr>
                <w:ilvl w:val="0"/>
                <w:numId w:val="5"/>
              </w:numPr>
              <w:spacing w:line="360" w:lineRule="auto"/>
              <w:jc w:val="both"/>
              <w:cnfStyle w:val="000000000000" w:firstRow="0" w:lastRow="0" w:firstColumn="0" w:lastColumn="0" w:oddVBand="0" w:evenVBand="0" w:oddHBand="0" w:evenHBand="0" w:firstRowFirstColumn="0" w:firstRowLastColumn="0" w:lastRowFirstColumn="0" w:lastRowLastColumn="0"/>
              <w:rPr>
                <w:rFonts w:ascii="UVN Viet Sach" w:hAnsi="UVN Viet Sach" w:cs="Times New Roman"/>
                <w:sz w:val="26"/>
                <w:szCs w:val="26"/>
              </w:rPr>
            </w:pPr>
            <w:r w:rsidRPr="00317687">
              <w:rPr>
                <w:rFonts w:ascii="UVN Viet Sach" w:hAnsi="UVN Viet Sach" w:cs="Times New Roman"/>
                <w:sz w:val="26"/>
                <w:szCs w:val="26"/>
              </w:rPr>
              <w:t xml:space="preserve">Soạn slide, </w:t>
            </w:r>
            <w:r w:rsidRPr="00317687" w:rsidR="00BF27E6">
              <w:rPr>
                <w:rFonts w:ascii="UVN Viet Sach" w:hAnsi="UVN Viet Sach" w:cs="Times New Roman"/>
                <w:sz w:val="26"/>
                <w:szCs w:val="26"/>
              </w:rPr>
              <w:t>báo cáo</w:t>
            </w:r>
          </w:p>
        </w:tc>
        <w:tc>
          <w:tcPr>
            <w:tcW w:w="0" w:type="auto"/>
            <w:tcBorders>
              <w:top w:val="single" w:color="5B9BD5" w:themeColor="accent5" w:sz="4" w:space="0"/>
              <w:left w:val="single" w:color="5B9BD5" w:themeColor="accent5" w:sz="4" w:space="0"/>
              <w:bottom w:val="single" w:color="5B9BD5" w:themeColor="accent5" w:sz="4" w:space="0"/>
              <w:right w:val="single" w:color="5B9BD5" w:themeColor="accent5" w:sz="4" w:space="0"/>
            </w:tcBorders>
            <w:vAlign w:val="center"/>
          </w:tcPr>
          <w:p w:rsidRPr="00317687" w:rsidR="006B78F2" w:rsidP="006B78F2" w:rsidRDefault="001D16A2" w14:paraId="29094E17" w14:textId="470F44F7">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UVN Viet Sach" w:hAnsi="UVN Viet Sach" w:cs="Times New Roman"/>
                <w:sz w:val="26"/>
                <w:szCs w:val="26"/>
              </w:rPr>
            </w:pPr>
            <w:r w:rsidRPr="00317687">
              <w:rPr>
                <w:rFonts w:ascii="UVN Viet Sach" w:hAnsi="UVN Viet Sach" w:cs="Times New Roman"/>
                <w:sz w:val="26"/>
                <w:szCs w:val="26"/>
              </w:rPr>
              <w:t>100%</w:t>
            </w:r>
          </w:p>
        </w:tc>
      </w:tr>
    </w:tbl>
    <w:p w:rsidRPr="00317687" w:rsidR="006B78F2" w:rsidP="00BD703D" w:rsidRDefault="006B78F2" w14:paraId="4432317E" w14:textId="5105C1DF">
      <w:pPr>
        <w:pStyle w:val="Caption"/>
        <w:rPr>
          <w:rFonts w:ascii="UVN Viet Sach" w:hAnsi="UVN Viet Sach" w:cs="Times New Roman"/>
          <w:color w:val="auto"/>
          <w:sz w:val="26"/>
          <w:szCs w:val="26"/>
        </w:rPr>
      </w:pPr>
    </w:p>
    <w:p w:rsidRPr="00317687" w:rsidR="006B78F2" w:rsidP="006B78F2" w:rsidRDefault="006B78F2" w14:paraId="5017DA0A" w14:textId="77777777">
      <w:pPr>
        <w:rPr>
          <w:rFonts w:ascii="UVN Viet Sach" w:hAnsi="UVN Viet Sach" w:cs="Times New Roman"/>
        </w:rPr>
      </w:pPr>
    </w:p>
    <w:p w:rsidRPr="00317687" w:rsidR="00036707" w:rsidP="006B78F2" w:rsidRDefault="00036707" w14:paraId="6E36A980" w14:textId="77777777">
      <w:pPr>
        <w:rPr>
          <w:rFonts w:ascii="UVN Viet Sach" w:hAnsi="UVN Viet Sach" w:cs="Times New Roman"/>
        </w:rPr>
      </w:pPr>
    </w:p>
    <w:p w:rsidRPr="00317687" w:rsidR="00036707" w:rsidP="006B78F2" w:rsidRDefault="00036707" w14:paraId="354E29BB" w14:textId="77777777">
      <w:pPr>
        <w:rPr>
          <w:rFonts w:ascii="UVN Viet Sach" w:hAnsi="UVN Viet Sach" w:cs="Times New Roman"/>
        </w:rPr>
      </w:pPr>
    </w:p>
    <w:p w:rsidRPr="00317687" w:rsidR="00036707" w:rsidP="006B78F2" w:rsidRDefault="00036707" w14:paraId="2DB86903" w14:textId="77777777">
      <w:pPr>
        <w:rPr>
          <w:rFonts w:ascii="UVN Viet Sach" w:hAnsi="UVN Viet Sach" w:cs="Times New Roman"/>
        </w:rPr>
      </w:pPr>
    </w:p>
    <w:p w:rsidRPr="00317687" w:rsidR="00036707" w:rsidP="006B78F2" w:rsidRDefault="00036707" w14:paraId="47580EC4" w14:textId="77777777">
      <w:pPr>
        <w:rPr>
          <w:rFonts w:ascii="UVN Viet Sach" w:hAnsi="UVN Viet Sach" w:cs="Times New Roman"/>
        </w:rPr>
      </w:pPr>
    </w:p>
    <w:p w:rsidRPr="00317687" w:rsidR="00036707" w:rsidP="006B78F2" w:rsidRDefault="00036707" w14:paraId="37C13A3F" w14:textId="77777777">
      <w:pPr>
        <w:rPr>
          <w:rFonts w:ascii="UVN Viet Sach" w:hAnsi="UVN Viet Sach" w:cs="Times New Roman"/>
        </w:rPr>
      </w:pPr>
    </w:p>
    <w:p w:rsidRPr="00317687" w:rsidR="0072407B" w:rsidP="006B78F2" w:rsidRDefault="0072407B" w14:paraId="23638A6D" w14:textId="77777777">
      <w:pPr>
        <w:rPr>
          <w:rFonts w:ascii="UVN Viet Sach" w:hAnsi="UVN Viet Sach" w:cs="Times New Roman"/>
        </w:rPr>
      </w:pPr>
    </w:p>
    <w:p w:rsidRPr="00317687" w:rsidR="0072407B" w:rsidP="006B78F2" w:rsidRDefault="0072407B" w14:paraId="7FEFCA17" w14:textId="77777777">
      <w:pPr>
        <w:rPr>
          <w:rFonts w:ascii="UVN Viet Sach" w:hAnsi="UVN Viet Sach" w:cs="Times New Roman"/>
        </w:rPr>
      </w:pPr>
    </w:p>
    <w:p w:rsidRPr="00317687" w:rsidR="0072407B" w:rsidP="006B78F2" w:rsidRDefault="0072407B" w14:paraId="0F16AA3D" w14:textId="77777777">
      <w:pPr>
        <w:rPr>
          <w:rFonts w:ascii="UVN Viet Sach" w:hAnsi="UVN Viet Sach" w:cs="Times New Roman"/>
        </w:rPr>
      </w:pPr>
    </w:p>
    <w:p w:rsidRPr="00317687" w:rsidR="0072407B" w:rsidP="006B78F2" w:rsidRDefault="0072407B" w14:paraId="1B5727DD" w14:textId="77777777">
      <w:pPr>
        <w:rPr>
          <w:rFonts w:ascii="UVN Viet Sach" w:hAnsi="UVN Viet Sach" w:cs="Times New Roman"/>
        </w:rPr>
      </w:pPr>
    </w:p>
    <w:p w:rsidRPr="00317687" w:rsidR="0072407B" w:rsidP="006B78F2" w:rsidRDefault="0072407B" w14:paraId="300D9683" w14:textId="77777777">
      <w:pPr>
        <w:rPr>
          <w:rFonts w:ascii="UVN Viet Sach" w:hAnsi="UVN Viet Sach" w:cs="Times New Roman"/>
        </w:rPr>
      </w:pPr>
    </w:p>
    <w:p w:rsidRPr="00317687" w:rsidR="0072407B" w:rsidP="006B78F2" w:rsidRDefault="0072407B" w14:paraId="74894326" w14:textId="77777777">
      <w:pPr>
        <w:rPr>
          <w:rFonts w:ascii="UVN Viet Sach" w:hAnsi="UVN Viet Sach" w:cs="Times New Roman"/>
        </w:rPr>
      </w:pPr>
    </w:p>
    <w:p w:rsidRPr="00317687" w:rsidR="00036707" w:rsidP="006B78F2" w:rsidRDefault="00036707" w14:paraId="72032890" w14:textId="77777777">
      <w:pPr>
        <w:rPr>
          <w:rFonts w:ascii="UVN Viet Sach" w:hAnsi="UVN Viet Sach" w:cs="Times New Roman"/>
        </w:rPr>
      </w:pPr>
    </w:p>
    <w:p w:rsidRPr="00317687" w:rsidR="00036707" w:rsidP="006B78F2" w:rsidRDefault="00036707" w14:paraId="49856775" w14:textId="77777777">
      <w:pPr>
        <w:rPr>
          <w:rFonts w:ascii="UVN Viet Sach" w:hAnsi="UVN Viet Sach" w:cs="Times New Roman"/>
        </w:rPr>
      </w:pPr>
    </w:p>
    <w:p w:rsidRPr="00317687" w:rsidR="00036707" w:rsidP="006B78F2" w:rsidRDefault="00036707" w14:paraId="06088B33" w14:textId="77777777">
      <w:pPr>
        <w:rPr>
          <w:rFonts w:ascii="UVN Viet Sach" w:hAnsi="UVN Viet Sach" w:cs="Times New Roman"/>
        </w:rPr>
      </w:pPr>
    </w:p>
    <w:p w:rsidRPr="00317687" w:rsidR="00036707" w:rsidP="006B78F2" w:rsidRDefault="00036707" w14:paraId="3553E45E" w14:textId="77777777">
      <w:pPr>
        <w:rPr>
          <w:rFonts w:ascii="UVN Viet Sach" w:hAnsi="UVN Viet Sach" w:cs="Times New Roman"/>
        </w:rPr>
      </w:pPr>
    </w:p>
    <w:p w:rsidRPr="00317687" w:rsidR="00036707" w:rsidP="006B78F2" w:rsidRDefault="00036707" w14:paraId="5A1B3B73" w14:textId="77777777">
      <w:pPr>
        <w:rPr>
          <w:rFonts w:ascii="UVN Viet Sach" w:hAnsi="UVN Viet Sach" w:cs="Times New Roman"/>
        </w:rPr>
      </w:pPr>
    </w:p>
    <w:p w:rsidRPr="00317687" w:rsidR="006B78F2" w:rsidP="006B78F2" w:rsidRDefault="006B78F2" w14:paraId="34F275BC" w14:textId="77777777">
      <w:pPr>
        <w:rPr>
          <w:rFonts w:ascii="UVN Viet Sach" w:hAnsi="UVN Viet Sach" w:cs="Times New Roman"/>
        </w:rPr>
      </w:pPr>
    </w:p>
    <w:p w:rsidRPr="00317687" w:rsidR="00723806" w:rsidP="00643D53" w:rsidRDefault="00723806" w14:paraId="01171A97" w14:textId="77777777">
      <w:pPr>
        <w:pStyle w:val="Heading1"/>
        <w:numPr>
          <w:ilvl w:val="0"/>
          <w:numId w:val="0"/>
        </w:numPr>
        <w:jc w:val="left"/>
        <w:rPr>
          <w:rFonts w:ascii="UVN Viet Sach" w:hAnsi="UVN Viet Sach" w:cs="Times New Roman"/>
          <w:color w:val="2F5496" w:themeColor="accent1" w:themeShade="BF"/>
          <w:sz w:val="26"/>
          <w:szCs w:val="26"/>
        </w:rPr>
      </w:pPr>
      <w:bookmarkStart w:name="_Toc179818420" w:id="3"/>
    </w:p>
    <w:p w:rsidRPr="00317687" w:rsidR="00643D53" w:rsidP="00643D53" w:rsidRDefault="00643D53" w14:paraId="6A245312" w14:textId="77777777">
      <w:pPr>
        <w:rPr>
          <w:rFonts w:ascii="UVN Viet Sach" w:hAnsi="UVN Viet Sach"/>
        </w:rPr>
      </w:pPr>
    </w:p>
    <w:p w:rsidRPr="00317687" w:rsidR="001E331D" w:rsidP="00442E5F" w:rsidRDefault="006B6613" w14:paraId="64A331FB" w14:textId="6A48ACB9">
      <w:pPr>
        <w:pStyle w:val="Heading1"/>
        <w:numPr>
          <w:ilvl w:val="0"/>
          <w:numId w:val="0"/>
        </w:numPr>
        <w:ind w:left="432"/>
        <w:rPr>
          <w:rFonts w:ascii="UVN Viet Sach" w:hAnsi="UVN Viet Sach" w:cs="Times New Roman"/>
          <w:color w:val="2F5496" w:themeColor="accent1" w:themeShade="BF"/>
          <w:sz w:val="26"/>
          <w:szCs w:val="26"/>
        </w:rPr>
      </w:pPr>
      <w:r w:rsidRPr="00317687">
        <w:rPr>
          <w:rFonts w:ascii="UVN Viet Sach" w:hAnsi="UVN Viet Sach" w:cs="Times New Roman"/>
          <w:color w:val="2F5496" w:themeColor="accent1" w:themeShade="BF"/>
          <w:sz w:val="26"/>
          <w:szCs w:val="26"/>
        </w:rPr>
        <w:t xml:space="preserve">CHƯƠNG 1: </w:t>
      </w:r>
      <w:r w:rsidRPr="00317687" w:rsidR="00062C90">
        <w:rPr>
          <w:rFonts w:ascii="UVN Viet Sach" w:hAnsi="UVN Viet Sach" w:cs="Times New Roman"/>
          <w:color w:val="2F5496" w:themeColor="accent1" w:themeShade="BF"/>
          <w:sz w:val="26"/>
          <w:szCs w:val="26"/>
        </w:rPr>
        <w:t>TỔNG QUA</w:t>
      </w:r>
      <w:bookmarkEnd w:id="3"/>
      <w:r w:rsidRPr="00317687" w:rsidR="00DD1A26">
        <w:rPr>
          <w:rFonts w:ascii="UVN Viet Sach" w:hAnsi="UVN Viet Sach" w:cs="Times New Roman"/>
          <w:color w:val="2F5496" w:themeColor="accent1" w:themeShade="BF"/>
          <w:sz w:val="26"/>
          <w:szCs w:val="26"/>
        </w:rPr>
        <w:t>N VỀ GIÁM SÁT HIỆU NĂNG MẠNG</w:t>
      </w:r>
    </w:p>
    <w:p w:rsidRPr="00317687" w:rsidR="00DD1A26" w:rsidP="00A45828" w:rsidRDefault="00F34782" w14:paraId="1D90238D" w14:textId="0766220C">
      <w:pPr>
        <w:jc w:val="both"/>
        <w:rPr>
          <w:rFonts w:ascii="UVN Viet Sach" w:hAnsi="UVN Viet Sach" w:cs="Times New Roman"/>
          <w:sz w:val="26"/>
          <w:szCs w:val="26"/>
        </w:rPr>
      </w:pPr>
      <w:r w:rsidRPr="00F34782">
        <w:rPr>
          <w:rFonts w:ascii="UVN Viet Sach" w:hAnsi="UVN Viet Sach" w:cs="Times New Roman"/>
          <w:sz w:val="26"/>
          <w:szCs w:val="26"/>
        </w:rPr>
        <w:t>Giám sát mạng là quá trình theo dõi và kiểm soát hiệu suất, tính sẵn sàng, và bảo mật của các thiết bị và kết nối mạng để đảm bảo rằng hệ thống mạng hoạt động ổn định, hiệu quả và không bị gián đoạn. Giám sát mạng thu thập các thông tin trên các thành phần của hệ thống, phân tích các thông tin, dấu hiệu nhằm đánh giá và đưa ra các cảnh báo cho người quản trị hệ thống. </w:t>
      </w:r>
    </w:p>
    <w:p w:rsidRPr="00317687" w:rsidR="00F47405" w:rsidP="00385330" w:rsidRDefault="00DD1A26" w14:paraId="6E95AEA5" w14:textId="6274FC55">
      <w:pPr>
        <w:pStyle w:val="Heading2"/>
        <w:numPr>
          <w:ilvl w:val="1"/>
          <w:numId w:val="3"/>
        </w:numPr>
        <w:jc w:val="both"/>
        <w:rPr>
          <w:rFonts w:ascii="UVN Viet Sach" w:hAnsi="UVN Viet Sach" w:cs="Times New Roman"/>
        </w:rPr>
      </w:pPr>
      <w:r w:rsidRPr="00317687">
        <w:rPr>
          <w:rFonts w:ascii="UVN Viet Sach" w:hAnsi="UVN Viet Sach" w:cs="Times New Roman"/>
        </w:rPr>
        <w:t>Mục đích của giám sát mạng</w:t>
      </w:r>
    </w:p>
    <w:p w:rsidRPr="00317687" w:rsidR="002F6C7F" w:rsidP="005E74C5" w:rsidRDefault="002F6C7F" w14:paraId="01686356" w14:textId="188A77F4">
      <w:pPr>
        <w:pStyle w:val="NormalWeb"/>
        <w:numPr>
          <w:ilvl w:val="0"/>
          <w:numId w:val="5"/>
        </w:numPr>
        <w:spacing w:before="0" w:beforeAutospacing="0" w:after="0" w:afterAutospacing="0"/>
        <w:jc w:val="both"/>
        <w:rPr>
          <w:rFonts w:ascii="UVN Viet Sach" w:hAnsi="UVN Viet Sach"/>
        </w:rPr>
      </w:pPr>
      <w:r w:rsidRPr="00317687">
        <w:rPr>
          <w:rFonts w:ascii="UVN Viet Sach" w:hAnsi="UVN Viet Sach"/>
          <w:color w:val="000000"/>
          <w:sz w:val="26"/>
          <w:szCs w:val="26"/>
        </w:rPr>
        <w:t>Phát hiện sớm sự cố: Giám sát mạng giúp phát hiện nhanh chóng các sự cố như mất kết nối, thiết bị quá tải hoặc lỗi hệ thống.</w:t>
      </w:r>
    </w:p>
    <w:p w:rsidRPr="00317687" w:rsidR="002F6C7F" w:rsidP="005E74C5" w:rsidRDefault="002F6C7F" w14:paraId="1CB7797D" w14:textId="0B93E025">
      <w:pPr>
        <w:pStyle w:val="NormalWeb"/>
        <w:numPr>
          <w:ilvl w:val="0"/>
          <w:numId w:val="5"/>
        </w:numPr>
        <w:spacing w:before="0" w:beforeAutospacing="0" w:after="0" w:afterAutospacing="0"/>
        <w:jc w:val="both"/>
        <w:rPr>
          <w:rFonts w:ascii="UVN Viet Sach" w:hAnsi="UVN Viet Sach"/>
        </w:rPr>
      </w:pPr>
      <w:r w:rsidRPr="00317687">
        <w:rPr>
          <w:rFonts w:ascii="UVN Viet Sach" w:hAnsi="UVN Viet Sach"/>
          <w:color w:val="000000"/>
          <w:sz w:val="26"/>
          <w:szCs w:val="26"/>
        </w:rPr>
        <w:t>Tối ưu hóa hiệu suất: Qua việc giám sát lưu lượng, băng thông, CPU, bộ nhớ, giúp quản trị viên tối ưu hoá tài nguyên mạng.</w:t>
      </w:r>
    </w:p>
    <w:p w:rsidRPr="00317687" w:rsidR="002F6C7F" w:rsidP="005E74C5" w:rsidRDefault="002F6C7F" w14:paraId="45BC806F" w14:textId="23B40EF7">
      <w:pPr>
        <w:pStyle w:val="NormalWeb"/>
        <w:numPr>
          <w:ilvl w:val="0"/>
          <w:numId w:val="5"/>
        </w:numPr>
        <w:spacing w:before="0" w:beforeAutospacing="0" w:after="0" w:afterAutospacing="0"/>
        <w:jc w:val="both"/>
        <w:rPr>
          <w:rFonts w:ascii="UVN Viet Sach" w:hAnsi="UVN Viet Sach"/>
        </w:rPr>
      </w:pPr>
      <w:r w:rsidRPr="00317687">
        <w:rPr>
          <w:rFonts w:ascii="UVN Viet Sach" w:hAnsi="UVN Viet Sach"/>
          <w:color w:val="000000"/>
          <w:sz w:val="26"/>
          <w:szCs w:val="26"/>
        </w:rPr>
        <w:t>Đảm bảo tính sẵn sàng: Bằng cách liên tục theo dõi trạng thái hoạt động của mạng, giám sát giúp đảm bảo rằng các dịch vụ mạng luôn sẵn sàng.</w:t>
      </w:r>
    </w:p>
    <w:p w:rsidRPr="00A00518" w:rsidR="00421B61" w:rsidP="005E74C5" w:rsidRDefault="002F6C7F" w14:paraId="51C69C41" w14:textId="025F6048">
      <w:pPr>
        <w:pStyle w:val="NormalWeb"/>
        <w:numPr>
          <w:ilvl w:val="0"/>
          <w:numId w:val="5"/>
        </w:numPr>
        <w:spacing w:before="0" w:beforeAutospacing="0" w:after="0" w:afterAutospacing="0"/>
        <w:jc w:val="both"/>
        <w:rPr>
          <w:rFonts w:ascii="UVN Viet Sach" w:hAnsi="UVN Viet Sach"/>
        </w:rPr>
      </w:pPr>
      <w:r w:rsidRPr="00317687">
        <w:rPr>
          <w:rFonts w:ascii="UVN Viet Sach" w:hAnsi="UVN Viet Sach"/>
          <w:color w:val="000000"/>
          <w:sz w:val="26"/>
          <w:szCs w:val="26"/>
        </w:rPr>
        <w:t>Bảo mật: Theo dõi các hành vi bất thường có thể chỉ ra dấu hiệu tấn công hoặc vi phạm an ninh mạng.</w:t>
      </w:r>
    </w:p>
    <w:p w:rsidRPr="00317687" w:rsidR="00385264" w:rsidP="00385330" w:rsidRDefault="00385264" w14:paraId="4983161B" w14:textId="77777777">
      <w:pPr>
        <w:jc w:val="both"/>
        <w:rPr>
          <w:rFonts w:ascii="UVN Viet Sach" w:hAnsi="UVN Viet Sach" w:cs="Times New Roman"/>
        </w:rPr>
      </w:pPr>
    </w:p>
    <w:p w:rsidRPr="00317687" w:rsidR="00CD7472" w:rsidP="00385330" w:rsidRDefault="00B32BE8" w14:paraId="763E323B" w14:textId="13A084F9">
      <w:pPr>
        <w:pStyle w:val="Heading2"/>
        <w:numPr>
          <w:ilvl w:val="1"/>
          <w:numId w:val="3"/>
        </w:numPr>
        <w:jc w:val="both"/>
        <w:rPr>
          <w:rFonts w:ascii="UVN Viet Sach" w:hAnsi="UVN Viet Sach" w:cs="Times New Roman"/>
        </w:rPr>
      </w:pPr>
      <w:r w:rsidRPr="00317687">
        <w:rPr>
          <w:rFonts w:ascii="UVN Viet Sach" w:hAnsi="UVN Viet Sach" w:cs="Times New Roman"/>
        </w:rPr>
        <w:t>Các thành phần chính của giám sát mạng</w:t>
      </w:r>
    </w:p>
    <w:p w:rsidRPr="00317687" w:rsidR="00090A98" w:rsidP="005E74C5" w:rsidRDefault="00090A98" w14:paraId="22ADA773" w14:textId="0113F7A2">
      <w:pPr>
        <w:pStyle w:val="NormalWeb"/>
        <w:numPr>
          <w:ilvl w:val="0"/>
          <w:numId w:val="5"/>
        </w:numPr>
        <w:spacing w:before="0" w:beforeAutospacing="0" w:after="0" w:afterAutospacing="0"/>
        <w:jc w:val="both"/>
        <w:rPr>
          <w:rFonts w:ascii="UVN Viet Sach" w:hAnsi="UVN Viet Sach"/>
        </w:rPr>
      </w:pPr>
      <w:r w:rsidRPr="00317687">
        <w:rPr>
          <w:rFonts w:ascii="UVN Viet Sach" w:hAnsi="UVN Viet Sach"/>
          <w:color w:val="000000"/>
          <w:sz w:val="26"/>
          <w:szCs w:val="26"/>
        </w:rPr>
        <w:t>Thiết bị được giám sát (Managed Devices): Bao gồm các router, switch, máy chủ, thiết bị lưu trữ, và thậm chí là các endpoint như PC, laptop.</w:t>
      </w:r>
    </w:p>
    <w:p w:rsidRPr="00317687" w:rsidR="00090A98" w:rsidP="005E74C5" w:rsidRDefault="00090A98" w14:paraId="7AFDA723" w14:textId="2E2F8DAA">
      <w:pPr>
        <w:pStyle w:val="NormalWeb"/>
        <w:numPr>
          <w:ilvl w:val="0"/>
          <w:numId w:val="5"/>
        </w:numPr>
        <w:spacing w:before="0" w:beforeAutospacing="0" w:after="0" w:afterAutospacing="0"/>
        <w:jc w:val="both"/>
        <w:rPr>
          <w:rFonts w:ascii="UVN Viet Sach" w:hAnsi="UVN Viet Sach"/>
        </w:rPr>
      </w:pPr>
      <w:r w:rsidRPr="00317687">
        <w:rPr>
          <w:rFonts w:ascii="UVN Viet Sach" w:hAnsi="UVN Viet Sach"/>
          <w:color w:val="000000"/>
          <w:sz w:val="26"/>
          <w:szCs w:val="26"/>
        </w:rPr>
        <w:t>Phần mềm giám sát: Là các công cụ quản trị mạng (Network Management Systems - NMS) như Observium, Nagios, Zabbix, Cacti, SolarWinds. Những công cụ này thu thập dữ liệu từ các thiết bị mạng và cung cấp báo cáo chi tiết.</w:t>
      </w:r>
    </w:p>
    <w:p w:rsidRPr="00317687" w:rsidR="00090A98" w:rsidP="005E74C5" w:rsidRDefault="00090A98" w14:paraId="7001EB0A" w14:textId="1FEBE7AE">
      <w:pPr>
        <w:pStyle w:val="NormalWeb"/>
        <w:numPr>
          <w:ilvl w:val="0"/>
          <w:numId w:val="5"/>
        </w:numPr>
        <w:spacing w:before="0" w:beforeAutospacing="0" w:after="0" w:afterAutospacing="0"/>
        <w:jc w:val="both"/>
        <w:rPr>
          <w:rFonts w:ascii="UVN Viet Sach" w:hAnsi="UVN Viet Sach"/>
        </w:rPr>
      </w:pPr>
      <w:r w:rsidRPr="00317687">
        <w:rPr>
          <w:rFonts w:ascii="UVN Viet Sach" w:hAnsi="UVN Viet Sach"/>
          <w:color w:val="000000"/>
          <w:sz w:val="26"/>
          <w:szCs w:val="26"/>
        </w:rPr>
        <w:t>Giao thức SNMP (Simple Network Management Protocol): Đây là một giao thức phổ biến được sử dụng để thu thập thông tin từ các thiết bị mạng.</w:t>
      </w:r>
    </w:p>
    <w:p w:rsidRPr="00317687" w:rsidR="00090A98" w:rsidP="005E74C5" w:rsidRDefault="00090A98" w14:paraId="14A2CC42" w14:textId="3AB1F2A3">
      <w:pPr>
        <w:pStyle w:val="NormalWeb"/>
        <w:numPr>
          <w:ilvl w:val="0"/>
          <w:numId w:val="5"/>
        </w:numPr>
        <w:spacing w:before="0" w:beforeAutospacing="0" w:after="0" w:afterAutospacing="0"/>
        <w:jc w:val="both"/>
        <w:rPr>
          <w:rFonts w:ascii="UVN Viet Sach" w:hAnsi="UVN Viet Sach"/>
        </w:rPr>
      </w:pPr>
      <w:r w:rsidRPr="00317687">
        <w:rPr>
          <w:rFonts w:ascii="UVN Viet Sach" w:hAnsi="UVN Viet Sach"/>
          <w:color w:val="000000"/>
          <w:sz w:val="26"/>
          <w:szCs w:val="26"/>
        </w:rPr>
        <w:t>Trạm quản lý (Network Monitoring Station): Đây là nơi mà quản trị viên có thể theo dõi, phân tích, và quản lý hiệu suất hệ thống mạng.</w:t>
      </w:r>
    </w:p>
    <w:p w:rsidRPr="00317687" w:rsidR="00CD7472" w:rsidP="00385330" w:rsidRDefault="00CD7472" w14:paraId="321EBB00" w14:textId="0E2EACCA">
      <w:pPr>
        <w:jc w:val="both"/>
        <w:rPr>
          <w:rFonts w:ascii="UVN Viet Sach" w:hAnsi="UVN Viet Sach" w:cs="Times New Roman"/>
        </w:rPr>
      </w:pPr>
    </w:p>
    <w:p w:rsidRPr="00317687" w:rsidR="00063988" w:rsidP="00385330" w:rsidRDefault="00063988" w14:paraId="2CCF12A8" w14:textId="00D44231">
      <w:pPr>
        <w:pStyle w:val="ListParagraph"/>
        <w:numPr>
          <w:ilvl w:val="1"/>
          <w:numId w:val="3"/>
        </w:numPr>
        <w:jc w:val="both"/>
        <w:rPr>
          <w:rFonts w:ascii="UVN Viet Sach" w:hAnsi="UVN Viet Sach" w:cs="Times New Roman"/>
          <w:b/>
          <w:sz w:val="26"/>
          <w:szCs w:val="26"/>
        </w:rPr>
      </w:pPr>
      <w:r w:rsidRPr="00317687">
        <w:rPr>
          <w:rFonts w:ascii="UVN Viet Sach" w:hAnsi="UVN Viet Sach" w:cs="Times New Roman"/>
          <w:b/>
          <w:sz w:val="26"/>
          <w:szCs w:val="26"/>
        </w:rPr>
        <w:t>Quá trình giám sát mạng</w:t>
      </w:r>
    </w:p>
    <w:p w:rsidRPr="00317687" w:rsidR="00703D94" w:rsidP="005E74C5" w:rsidRDefault="00703D94" w14:paraId="27A1B9C4" w14:textId="51ABAE12">
      <w:pPr>
        <w:pStyle w:val="NormalWeb"/>
        <w:numPr>
          <w:ilvl w:val="0"/>
          <w:numId w:val="5"/>
        </w:numPr>
        <w:spacing w:before="0" w:beforeAutospacing="0" w:after="0" w:afterAutospacing="0"/>
        <w:jc w:val="both"/>
        <w:rPr>
          <w:rFonts w:ascii="UVN Viet Sach" w:hAnsi="UVN Viet Sach"/>
        </w:rPr>
      </w:pPr>
      <w:r w:rsidRPr="00317687">
        <w:rPr>
          <w:rFonts w:ascii="UVN Viet Sach" w:hAnsi="UVN Viet Sach"/>
          <w:color w:val="000000"/>
          <w:sz w:val="26"/>
          <w:szCs w:val="26"/>
        </w:rPr>
        <w:t>Thu thập dữ liệu: Các công cụ giám sát sẽ định kỳ lấy thông tin từ các thiết bị mạng (như CPU, bộ nhớ, lưu lượng) thông qua các giao thức như SNMP, NetFlow hoặc ICMP (ping).</w:t>
      </w:r>
    </w:p>
    <w:p w:rsidRPr="00317687" w:rsidR="00703D94" w:rsidP="005E74C5" w:rsidRDefault="00703D94" w14:paraId="026050D3" w14:textId="61D9A0E2">
      <w:pPr>
        <w:pStyle w:val="NormalWeb"/>
        <w:numPr>
          <w:ilvl w:val="0"/>
          <w:numId w:val="5"/>
        </w:numPr>
        <w:spacing w:before="0" w:beforeAutospacing="0" w:after="0" w:afterAutospacing="0"/>
        <w:jc w:val="both"/>
        <w:rPr>
          <w:rFonts w:ascii="UVN Viet Sach" w:hAnsi="UVN Viet Sach"/>
        </w:rPr>
      </w:pPr>
      <w:r w:rsidRPr="00317687">
        <w:rPr>
          <w:rFonts w:ascii="UVN Viet Sach" w:hAnsi="UVN Viet Sach"/>
          <w:color w:val="000000"/>
          <w:sz w:val="26"/>
          <w:szCs w:val="26"/>
        </w:rPr>
        <w:t>Phân tích dữ liệu: Các công cụ sẽ phân tích dữ liệu này để phát hiện xu hướng, cảnh báo khi có sự cố, hoặc dự đoán các vấn đề sắp xảy ra.</w:t>
      </w:r>
    </w:p>
    <w:p w:rsidRPr="00317687" w:rsidR="00703D94" w:rsidP="005E74C5" w:rsidRDefault="00703D94" w14:paraId="4409601B" w14:textId="19B6D0EB">
      <w:pPr>
        <w:pStyle w:val="NormalWeb"/>
        <w:numPr>
          <w:ilvl w:val="0"/>
          <w:numId w:val="5"/>
        </w:numPr>
        <w:spacing w:before="0" w:beforeAutospacing="0" w:after="0" w:afterAutospacing="0"/>
        <w:jc w:val="both"/>
        <w:rPr>
          <w:rFonts w:ascii="UVN Viet Sach" w:hAnsi="UVN Viet Sach"/>
        </w:rPr>
      </w:pPr>
      <w:r w:rsidRPr="00317687">
        <w:rPr>
          <w:rFonts w:ascii="UVN Viet Sach" w:hAnsi="UVN Viet Sach"/>
          <w:color w:val="000000"/>
          <w:sz w:val="26"/>
          <w:szCs w:val="26"/>
        </w:rPr>
        <w:t>Cảnh báo: Khi một thông số nào đó vượt quá ngưỡng định trước, hệ thống giám sát sẽ gửi thông báo (qua email, tin nhắn, hoặc cảnh báo trực quan) để quản trị viên kịp thời can thiệp.</w:t>
      </w:r>
    </w:p>
    <w:p w:rsidRPr="00317687" w:rsidR="00703D94" w:rsidP="00385330" w:rsidRDefault="00703D94" w14:paraId="5614CBA2" w14:textId="3358E0C1">
      <w:pPr>
        <w:pStyle w:val="ListParagraph"/>
        <w:ind w:left="360"/>
        <w:jc w:val="both"/>
        <w:rPr>
          <w:rFonts w:ascii="UVN Viet Sach" w:hAnsi="UVN Viet Sach" w:cs="Times New Roman"/>
          <w:sz w:val="26"/>
          <w:szCs w:val="26"/>
        </w:rPr>
      </w:pPr>
    </w:p>
    <w:p w:rsidRPr="00317687" w:rsidR="00063988" w:rsidP="00385330" w:rsidRDefault="00063988" w14:paraId="03AB4EBF" w14:textId="5654ABC2">
      <w:pPr>
        <w:pStyle w:val="ListParagraph"/>
        <w:numPr>
          <w:ilvl w:val="1"/>
          <w:numId w:val="3"/>
        </w:numPr>
        <w:jc w:val="both"/>
        <w:rPr>
          <w:rFonts w:ascii="UVN Viet Sach" w:hAnsi="UVN Viet Sach" w:cs="Times New Roman"/>
          <w:b/>
          <w:sz w:val="26"/>
          <w:szCs w:val="26"/>
        </w:rPr>
      </w:pPr>
      <w:r w:rsidRPr="00317687">
        <w:rPr>
          <w:rFonts w:ascii="UVN Viet Sach" w:hAnsi="UVN Viet Sach" w:cs="Times New Roman"/>
          <w:b/>
          <w:sz w:val="26"/>
          <w:szCs w:val="26"/>
        </w:rPr>
        <w:t>Các phương pháp giám sát</w:t>
      </w:r>
    </w:p>
    <w:p w:rsidRPr="00317687" w:rsidR="008919C4" w:rsidP="005E74C5" w:rsidRDefault="008919C4" w14:paraId="16FD7006" w14:textId="595A49E6">
      <w:pPr>
        <w:pStyle w:val="NormalWeb"/>
        <w:numPr>
          <w:ilvl w:val="0"/>
          <w:numId w:val="5"/>
        </w:numPr>
        <w:spacing w:before="0" w:beforeAutospacing="0" w:after="0" w:afterAutospacing="0"/>
        <w:jc w:val="both"/>
        <w:rPr>
          <w:rFonts w:ascii="UVN Viet Sach" w:hAnsi="UVN Viet Sach"/>
        </w:rPr>
      </w:pPr>
      <w:r w:rsidRPr="00317687">
        <w:rPr>
          <w:rFonts w:ascii="UVN Viet Sach" w:hAnsi="UVN Viet Sach"/>
          <w:color w:val="000000"/>
          <w:sz w:val="26"/>
          <w:szCs w:val="26"/>
        </w:rPr>
        <w:t>Giám sát chủ động (Active Monitoring): Hệ thống chủ động gửi các yêu cầu (ping, SNMP, HTTP requests) tới các thiết bị để kiểm tra trạng thái và hiệu suất của chúng.</w:t>
      </w:r>
    </w:p>
    <w:p w:rsidRPr="00317687" w:rsidR="008919C4" w:rsidP="005E74C5" w:rsidRDefault="008919C4" w14:paraId="13BF4311" w14:textId="0D2123EE">
      <w:pPr>
        <w:pStyle w:val="NormalWeb"/>
        <w:numPr>
          <w:ilvl w:val="0"/>
          <w:numId w:val="5"/>
        </w:numPr>
        <w:spacing w:before="0" w:beforeAutospacing="0" w:after="0" w:afterAutospacing="0"/>
        <w:jc w:val="both"/>
        <w:rPr>
          <w:rFonts w:ascii="UVN Viet Sach" w:hAnsi="UVN Viet Sach"/>
        </w:rPr>
      </w:pPr>
      <w:r w:rsidRPr="00317687">
        <w:rPr>
          <w:rFonts w:ascii="UVN Viet Sach" w:hAnsi="UVN Viet Sach"/>
          <w:color w:val="000000"/>
          <w:sz w:val="26"/>
          <w:szCs w:val="26"/>
        </w:rPr>
        <w:t>Giám sát bị động (Passive Monitoring): Thu thập dữ liệu mà không gửi yêu cầu trực tiếp, chỉ dựa trên thông tin mà các thiết bị gửi về (ví dụ: NetFlow hoặc sFlow).</w:t>
      </w:r>
    </w:p>
    <w:p w:rsidRPr="00317687" w:rsidR="00703D94" w:rsidP="00703D94" w:rsidRDefault="00703D94" w14:paraId="6E88E364" w14:textId="77777777">
      <w:pPr>
        <w:pStyle w:val="ListParagraph"/>
        <w:ind w:left="480"/>
        <w:rPr>
          <w:rFonts w:ascii="UVN Viet Sach" w:hAnsi="UVN Viet Sach" w:cs="Times New Roman"/>
          <w:sz w:val="26"/>
          <w:szCs w:val="26"/>
        </w:rPr>
      </w:pPr>
    </w:p>
    <w:p w:rsidRPr="00317687" w:rsidR="00063988" w:rsidP="005E74C5" w:rsidRDefault="00120D8C" w14:paraId="12CFCBB2" w14:textId="7E1F50C6">
      <w:pPr>
        <w:pStyle w:val="ListParagraph"/>
        <w:numPr>
          <w:ilvl w:val="1"/>
          <w:numId w:val="3"/>
        </w:numPr>
        <w:rPr>
          <w:rFonts w:ascii="UVN Viet Sach" w:hAnsi="UVN Viet Sach" w:cs="Times New Roman"/>
          <w:b/>
          <w:sz w:val="26"/>
          <w:szCs w:val="26"/>
        </w:rPr>
      </w:pPr>
      <w:r w:rsidRPr="00317687">
        <w:rPr>
          <w:rFonts w:ascii="UVN Viet Sach" w:hAnsi="UVN Viet Sach" w:cs="Times New Roman"/>
          <w:b/>
          <w:sz w:val="26"/>
          <w:szCs w:val="26"/>
        </w:rPr>
        <w:t>Chỉ số quan trọng cần giám sát</w:t>
      </w:r>
    </w:p>
    <w:p w:rsidRPr="00317687" w:rsidR="008919C4" w:rsidP="005E74C5" w:rsidRDefault="008919C4" w14:paraId="730E25CF" w14:textId="682D01B8">
      <w:pPr>
        <w:pStyle w:val="NormalWeb"/>
        <w:numPr>
          <w:ilvl w:val="0"/>
          <w:numId w:val="5"/>
        </w:numPr>
        <w:spacing w:before="0" w:beforeAutospacing="0" w:after="0" w:afterAutospacing="0"/>
        <w:jc w:val="both"/>
        <w:rPr>
          <w:rFonts w:ascii="UVN Viet Sach" w:hAnsi="UVN Viet Sach"/>
        </w:rPr>
      </w:pPr>
      <w:r w:rsidRPr="00317687">
        <w:rPr>
          <w:rFonts w:ascii="UVN Viet Sach" w:hAnsi="UVN Viet Sach"/>
          <w:color w:val="000000"/>
          <w:sz w:val="26"/>
          <w:szCs w:val="26"/>
        </w:rPr>
        <w:t>Độ trễ (Latency): Thời gian cần thiết để một gói tin đi từ nguồn đến đích và quay trở lại. Độ trễ cao có thể ảnh hưởng đến hiệu năng của các ứng dụng thời gian thực.</w:t>
      </w:r>
    </w:p>
    <w:p w:rsidRPr="00317687" w:rsidR="008919C4" w:rsidP="005E74C5" w:rsidRDefault="008919C4" w14:paraId="00CD7774" w14:textId="5E788042">
      <w:pPr>
        <w:pStyle w:val="NormalWeb"/>
        <w:numPr>
          <w:ilvl w:val="0"/>
          <w:numId w:val="5"/>
        </w:numPr>
        <w:spacing w:before="0" w:beforeAutospacing="0" w:after="0" w:afterAutospacing="0"/>
        <w:jc w:val="both"/>
        <w:rPr>
          <w:rFonts w:ascii="UVN Viet Sach" w:hAnsi="UVN Viet Sach"/>
        </w:rPr>
      </w:pPr>
      <w:r w:rsidRPr="00317687">
        <w:rPr>
          <w:rFonts w:ascii="UVN Viet Sach" w:hAnsi="UVN Viet Sach"/>
          <w:color w:val="000000"/>
          <w:sz w:val="26"/>
          <w:szCs w:val="26"/>
        </w:rPr>
        <w:t>Jitter: Biến thiên độ trễ giữa các gói tin liên tiếp, ảnh hưởng đến các ứng dụng yêu cầu kết nối liên tục như VoIP.</w:t>
      </w:r>
    </w:p>
    <w:p w:rsidRPr="00317687" w:rsidR="008919C4" w:rsidP="005E74C5" w:rsidRDefault="008919C4" w14:paraId="656C5D5A" w14:textId="0F97FBBF">
      <w:pPr>
        <w:pStyle w:val="NormalWeb"/>
        <w:numPr>
          <w:ilvl w:val="0"/>
          <w:numId w:val="5"/>
        </w:numPr>
        <w:spacing w:before="0" w:beforeAutospacing="0" w:after="0" w:afterAutospacing="0"/>
        <w:jc w:val="both"/>
        <w:rPr>
          <w:rFonts w:ascii="UVN Viet Sach" w:hAnsi="UVN Viet Sach"/>
        </w:rPr>
      </w:pPr>
      <w:r w:rsidRPr="00317687">
        <w:rPr>
          <w:rFonts w:ascii="UVN Viet Sach" w:hAnsi="UVN Viet Sach"/>
          <w:color w:val="000000"/>
          <w:sz w:val="26"/>
          <w:szCs w:val="26"/>
        </w:rPr>
        <w:t>Tỷ lệ mất gói (Packet Loss): Phản ánh khả năng giao tiếp ổn định của hệ thống mạng.</w:t>
      </w:r>
    </w:p>
    <w:p w:rsidRPr="00317687" w:rsidR="008919C4" w:rsidP="005E74C5" w:rsidRDefault="008919C4" w14:paraId="09463917" w14:textId="70208B0F">
      <w:pPr>
        <w:pStyle w:val="NormalWeb"/>
        <w:numPr>
          <w:ilvl w:val="0"/>
          <w:numId w:val="5"/>
        </w:numPr>
        <w:spacing w:before="0" w:beforeAutospacing="0" w:after="0" w:afterAutospacing="0"/>
        <w:jc w:val="both"/>
        <w:rPr>
          <w:rFonts w:ascii="UVN Viet Sach" w:hAnsi="UVN Viet Sach"/>
        </w:rPr>
      </w:pPr>
      <w:r w:rsidRPr="00317687">
        <w:rPr>
          <w:rFonts w:ascii="UVN Viet Sach" w:hAnsi="UVN Viet Sach"/>
          <w:color w:val="000000"/>
          <w:sz w:val="26"/>
          <w:szCs w:val="26"/>
        </w:rPr>
        <w:t>Băng thông (Bandwidth): Tổng lượng dữ liệu có thể truyền qua một đường truyền trong một khoảng thời gian nhất định.</w:t>
      </w:r>
    </w:p>
    <w:p w:rsidRPr="00317687" w:rsidR="008919C4" w:rsidP="005E74C5" w:rsidRDefault="008919C4" w14:paraId="6608DBCE" w14:textId="7D25D238">
      <w:pPr>
        <w:pStyle w:val="NormalWeb"/>
        <w:numPr>
          <w:ilvl w:val="0"/>
          <w:numId w:val="5"/>
        </w:numPr>
        <w:spacing w:before="0" w:beforeAutospacing="0" w:after="0" w:afterAutospacing="0"/>
        <w:jc w:val="both"/>
        <w:rPr>
          <w:rFonts w:ascii="UVN Viet Sach" w:hAnsi="UVN Viet Sach"/>
        </w:rPr>
      </w:pPr>
      <w:r w:rsidRPr="00317687">
        <w:rPr>
          <w:rFonts w:ascii="UVN Viet Sach" w:hAnsi="UVN Viet Sach"/>
          <w:color w:val="000000"/>
          <w:sz w:val="26"/>
          <w:szCs w:val="26"/>
        </w:rPr>
        <w:t>Sử dụng CPU và bộ nhớ: Theo dõi hiệu suất phần cứng của các thiết bị mạng, đặc biệt quan trọng đối với các máy chủ và router.</w:t>
      </w:r>
    </w:p>
    <w:p w:rsidRPr="00317687" w:rsidR="008919C4" w:rsidP="008919C4" w:rsidRDefault="008919C4" w14:paraId="0EDBD0CD" w14:textId="77777777">
      <w:pPr>
        <w:pStyle w:val="ListParagraph"/>
        <w:ind w:left="480"/>
        <w:rPr>
          <w:rFonts w:ascii="UVN Viet Sach" w:hAnsi="UVN Viet Sach" w:cs="Times New Roman"/>
          <w:sz w:val="26"/>
          <w:szCs w:val="26"/>
        </w:rPr>
      </w:pPr>
    </w:p>
    <w:p w:rsidRPr="00317687" w:rsidR="00120D8C" w:rsidP="005E74C5" w:rsidRDefault="006A3D51" w14:paraId="22C62147" w14:textId="54541432">
      <w:pPr>
        <w:pStyle w:val="ListParagraph"/>
        <w:numPr>
          <w:ilvl w:val="1"/>
          <w:numId w:val="3"/>
        </w:numPr>
        <w:rPr>
          <w:rFonts w:ascii="UVN Viet Sach" w:hAnsi="UVN Viet Sach" w:cs="Times New Roman"/>
          <w:b/>
          <w:sz w:val="26"/>
          <w:szCs w:val="26"/>
        </w:rPr>
      </w:pPr>
      <w:r w:rsidRPr="00317687">
        <w:rPr>
          <w:rFonts w:ascii="UVN Viet Sach" w:hAnsi="UVN Viet Sach" w:cs="Times New Roman"/>
          <w:b/>
          <w:sz w:val="26"/>
          <w:szCs w:val="26"/>
        </w:rPr>
        <w:t>Một số</w:t>
      </w:r>
      <w:r w:rsidRPr="00317687" w:rsidR="00120D8C">
        <w:rPr>
          <w:rFonts w:ascii="UVN Viet Sach" w:hAnsi="UVN Viet Sach" w:cs="Times New Roman"/>
          <w:b/>
          <w:sz w:val="26"/>
          <w:szCs w:val="26"/>
        </w:rPr>
        <w:t xml:space="preserve"> công cụ giám sát phổ biến</w:t>
      </w:r>
    </w:p>
    <w:p w:rsidRPr="00317687" w:rsidR="008919C4" w:rsidP="005E74C5" w:rsidRDefault="00514415" w14:paraId="41971AB5" w14:textId="4EFBAEC4">
      <w:pPr>
        <w:pStyle w:val="ListParagraph"/>
        <w:numPr>
          <w:ilvl w:val="0"/>
          <w:numId w:val="5"/>
        </w:numPr>
        <w:rPr>
          <w:rFonts w:ascii="UVN Viet Sach" w:hAnsi="UVN Viet Sach" w:cs="Times New Roman"/>
          <w:sz w:val="26"/>
          <w:szCs w:val="26"/>
        </w:rPr>
      </w:pPr>
      <w:r w:rsidRPr="00317687">
        <w:rPr>
          <w:rFonts w:ascii="UVN Viet Sach" w:hAnsi="UVN Viet Sach" w:cs="Times New Roman"/>
          <w:sz w:val="26"/>
          <w:szCs w:val="26"/>
        </w:rPr>
        <w:t>Nagios: Một hệ thống giám sát mã nguồn mở phổ biến với khả năng giám sát các dịch vụ mạng, tài nguyên máy chủ, và các thiết bị.</w:t>
      </w:r>
    </w:p>
    <w:p w:rsidRPr="00317687" w:rsidR="00514415" w:rsidP="00643D53" w:rsidRDefault="00514415" w14:paraId="1C1FDB1A" w14:textId="3715B90F">
      <w:pPr>
        <w:pStyle w:val="ListParagraph"/>
        <w:ind w:left="360"/>
        <w:jc w:val="center"/>
        <w:rPr>
          <w:rFonts w:ascii="UVN Viet Sach" w:hAnsi="UVN Viet Sach" w:cs="Times New Roman"/>
          <w:sz w:val="26"/>
          <w:szCs w:val="26"/>
        </w:rPr>
      </w:pPr>
      <w:r w:rsidRPr="00317687">
        <w:rPr>
          <w:rFonts w:ascii="UVN Viet Sach" w:hAnsi="UVN Viet Sach" w:cs="Times New Roman"/>
          <w:color w:val="000000"/>
          <w:sz w:val="26"/>
          <w:szCs w:val="26"/>
          <w:bdr w:val="none" w:color="auto" w:sz="0" w:space="0" w:frame="1"/>
        </w:rPr>
        <w:drawing>
          <wp:inline distT="0" distB="0" distL="0" distR="0" wp14:anchorId="20E25107" wp14:editId="576956FB">
            <wp:extent cx="5732145" cy="4699000"/>
            <wp:effectExtent l="0" t="0" r="1905" b="6350"/>
            <wp:docPr id="1577288421" name="Picture 3" descr="A computer screen shot of a service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88421" name="Picture 3" descr="A computer screen shot of a service statu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4699000"/>
                    </a:xfrm>
                    <a:prstGeom prst="rect">
                      <a:avLst/>
                    </a:prstGeom>
                    <a:noFill/>
                    <a:ln>
                      <a:noFill/>
                    </a:ln>
                  </pic:spPr>
                </pic:pic>
              </a:graphicData>
            </a:graphic>
          </wp:inline>
        </w:drawing>
      </w:r>
    </w:p>
    <w:p w:rsidRPr="00317687" w:rsidR="00643D53" w:rsidP="00514415" w:rsidRDefault="00643D53" w14:paraId="54D3B0B5" w14:textId="77777777">
      <w:pPr>
        <w:pStyle w:val="ListParagraph"/>
        <w:ind w:left="360"/>
        <w:rPr>
          <w:rFonts w:ascii="UVN Viet Sach" w:hAnsi="UVN Viet Sach" w:cs="Times New Roman"/>
          <w:sz w:val="26"/>
          <w:szCs w:val="26"/>
        </w:rPr>
      </w:pPr>
    </w:p>
    <w:p w:rsidRPr="00317687" w:rsidR="004051EC" w:rsidP="005E74C5" w:rsidRDefault="004051EC" w14:paraId="1098AD80" w14:textId="77777777">
      <w:pPr>
        <w:pStyle w:val="NormalWeb"/>
        <w:numPr>
          <w:ilvl w:val="0"/>
          <w:numId w:val="5"/>
        </w:numPr>
        <w:spacing w:before="0" w:beforeAutospacing="0" w:after="0" w:afterAutospacing="0"/>
        <w:jc w:val="both"/>
        <w:rPr>
          <w:rFonts w:ascii="UVN Viet Sach" w:hAnsi="UVN Viet Sach"/>
        </w:rPr>
      </w:pPr>
      <w:r w:rsidRPr="00317687">
        <w:rPr>
          <w:rFonts w:ascii="UVN Viet Sach" w:hAnsi="UVN Viet Sach"/>
          <w:color w:val="000000"/>
          <w:sz w:val="26"/>
          <w:szCs w:val="26"/>
        </w:rPr>
        <w:t>Zabbix: Cung cấp giám sát thời gian thực với tính năng cảnh báo và trực quan hoá mạnh mẽ.</w:t>
      </w:r>
    </w:p>
    <w:p w:rsidRPr="00317687" w:rsidR="00514415" w:rsidP="00643D53" w:rsidRDefault="004051EC" w14:paraId="096DA24C" w14:textId="00E65AFA">
      <w:pPr>
        <w:pStyle w:val="ListParagraph"/>
        <w:ind w:left="360"/>
        <w:jc w:val="center"/>
        <w:rPr>
          <w:rFonts w:ascii="UVN Viet Sach" w:hAnsi="UVN Viet Sach" w:cs="Times New Roman"/>
          <w:sz w:val="26"/>
          <w:szCs w:val="26"/>
        </w:rPr>
      </w:pPr>
      <w:r w:rsidRPr="00317687">
        <w:rPr>
          <w:rFonts w:ascii="UVN Viet Sach" w:hAnsi="UVN Viet Sach" w:cs="Times New Roman"/>
          <w:color w:val="000000"/>
          <w:sz w:val="26"/>
          <w:szCs w:val="26"/>
          <w:bdr w:val="none" w:color="auto" w:sz="0" w:space="0" w:frame="1"/>
        </w:rPr>
        <w:drawing>
          <wp:inline distT="0" distB="0" distL="0" distR="0" wp14:anchorId="5071FEFA" wp14:editId="58C82DB2">
            <wp:extent cx="5732145" cy="3200400"/>
            <wp:effectExtent l="0" t="0" r="1905" b="0"/>
            <wp:docPr id="133204216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42167" name="Picture 4"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3200400"/>
                    </a:xfrm>
                    <a:prstGeom prst="rect">
                      <a:avLst/>
                    </a:prstGeom>
                    <a:noFill/>
                    <a:ln>
                      <a:noFill/>
                    </a:ln>
                  </pic:spPr>
                </pic:pic>
              </a:graphicData>
            </a:graphic>
          </wp:inline>
        </w:drawing>
      </w:r>
    </w:p>
    <w:p w:rsidRPr="00317687" w:rsidR="00643D53" w:rsidP="004051EC" w:rsidRDefault="00643D53" w14:paraId="1ECC2F77" w14:textId="77777777">
      <w:pPr>
        <w:pStyle w:val="ListParagraph"/>
        <w:ind w:left="360"/>
        <w:rPr>
          <w:rFonts w:ascii="UVN Viet Sach" w:hAnsi="UVN Viet Sach" w:cs="Times New Roman"/>
          <w:sz w:val="26"/>
          <w:szCs w:val="26"/>
        </w:rPr>
      </w:pPr>
    </w:p>
    <w:p w:rsidRPr="00317687" w:rsidR="00B82AF1" w:rsidP="005E74C5" w:rsidRDefault="00B82AF1" w14:paraId="6CD9D645" w14:textId="77777777">
      <w:pPr>
        <w:pStyle w:val="NormalWeb"/>
        <w:numPr>
          <w:ilvl w:val="0"/>
          <w:numId w:val="5"/>
        </w:numPr>
        <w:spacing w:before="0" w:beforeAutospacing="0" w:after="0" w:afterAutospacing="0"/>
        <w:jc w:val="both"/>
        <w:rPr>
          <w:rFonts w:ascii="UVN Viet Sach" w:hAnsi="UVN Viet Sach"/>
        </w:rPr>
      </w:pPr>
      <w:r w:rsidRPr="00317687">
        <w:rPr>
          <w:rFonts w:ascii="UVN Viet Sach" w:hAnsi="UVN Viet Sach"/>
          <w:color w:val="000000"/>
          <w:sz w:val="26"/>
          <w:szCs w:val="26"/>
        </w:rPr>
        <w:t>Observium: Một công cụ tập trung vào việc theo dõi hiệu suất của các thiết bị sử dụng giao thức SNMP với giao diện đồ họa thân thiện.</w:t>
      </w:r>
    </w:p>
    <w:p w:rsidRPr="00317687" w:rsidR="00B82AF1" w:rsidP="00643D53" w:rsidRDefault="00B82AF1" w14:paraId="1ADBDB60" w14:textId="66FD5810">
      <w:pPr>
        <w:pStyle w:val="NormalWeb"/>
        <w:spacing w:before="0" w:beforeAutospacing="0" w:after="0" w:afterAutospacing="0"/>
        <w:ind w:left="360"/>
        <w:jc w:val="center"/>
        <w:rPr>
          <w:rFonts w:ascii="UVN Viet Sach" w:hAnsi="UVN Viet Sach"/>
        </w:rPr>
      </w:pPr>
      <w:r w:rsidRPr="00317687">
        <w:rPr>
          <w:rFonts w:ascii="UVN Viet Sach" w:hAnsi="UVN Viet Sach"/>
          <w:color w:val="000000"/>
          <w:sz w:val="26"/>
          <w:szCs w:val="26"/>
          <w:bdr w:val="none" w:color="auto" w:sz="0" w:space="0" w:frame="1"/>
        </w:rPr>
        <w:drawing>
          <wp:inline distT="0" distB="0" distL="0" distR="0" wp14:anchorId="03B195CA" wp14:editId="20284DAF">
            <wp:extent cx="5732145" cy="4876800"/>
            <wp:effectExtent l="0" t="0" r="1905" b="0"/>
            <wp:docPr id="209584552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45524" name="Picture 5"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4876800"/>
                    </a:xfrm>
                    <a:prstGeom prst="rect">
                      <a:avLst/>
                    </a:prstGeom>
                    <a:noFill/>
                    <a:ln>
                      <a:noFill/>
                    </a:ln>
                  </pic:spPr>
                </pic:pic>
              </a:graphicData>
            </a:graphic>
          </wp:inline>
        </w:drawing>
      </w:r>
    </w:p>
    <w:p w:rsidRPr="00317687" w:rsidR="00643D53" w:rsidP="00B82AF1" w:rsidRDefault="00643D53" w14:paraId="7DE3045C" w14:textId="77777777">
      <w:pPr>
        <w:pStyle w:val="NormalWeb"/>
        <w:spacing w:before="0" w:beforeAutospacing="0" w:after="0" w:afterAutospacing="0"/>
        <w:ind w:left="360"/>
        <w:jc w:val="both"/>
        <w:rPr>
          <w:rFonts w:ascii="UVN Viet Sach" w:hAnsi="UVN Viet Sach"/>
        </w:rPr>
      </w:pPr>
    </w:p>
    <w:p w:rsidRPr="00317687" w:rsidR="00B82AF1" w:rsidP="005E74C5" w:rsidRDefault="00B82AF1" w14:paraId="712F5B98" w14:textId="785B5FE6">
      <w:pPr>
        <w:pStyle w:val="ListParagraph"/>
        <w:numPr>
          <w:ilvl w:val="0"/>
          <w:numId w:val="5"/>
        </w:numPr>
        <w:rPr>
          <w:rFonts w:ascii="UVN Viet Sach" w:hAnsi="UVN Viet Sach" w:cs="Times New Roman"/>
          <w:sz w:val="26"/>
          <w:szCs w:val="26"/>
        </w:rPr>
      </w:pPr>
      <w:r w:rsidRPr="00317687">
        <w:rPr>
          <w:rFonts w:ascii="UVN Viet Sach" w:hAnsi="UVN Viet Sach" w:cs="Times New Roman"/>
          <w:sz w:val="26"/>
          <w:szCs w:val="26"/>
        </w:rPr>
        <w:t>SolarWinds: Một giải pháp trả phí có tính năng giám sát toàn diện với các công cụ tiên tiến như NetFlow Traffic Analyzer.</w:t>
      </w:r>
    </w:p>
    <w:p w:rsidRPr="00317687" w:rsidR="00981273" w:rsidP="00643D53" w:rsidRDefault="00981273" w14:paraId="652406C8" w14:textId="395F7D68">
      <w:pPr>
        <w:pStyle w:val="ListParagraph"/>
        <w:ind w:left="360"/>
        <w:jc w:val="center"/>
        <w:rPr>
          <w:rFonts w:ascii="UVN Viet Sach" w:hAnsi="UVN Viet Sach" w:cs="Times New Roman"/>
          <w:sz w:val="26"/>
          <w:szCs w:val="26"/>
        </w:rPr>
      </w:pPr>
      <w:r w:rsidRPr="00317687">
        <w:rPr>
          <w:rFonts w:ascii="UVN Viet Sach" w:hAnsi="UVN Viet Sach" w:cs="Times New Roman"/>
          <w:color w:val="000000"/>
          <w:sz w:val="26"/>
          <w:szCs w:val="26"/>
          <w:bdr w:val="none" w:color="auto" w:sz="0" w:space="0" w:frame="1"/>
        </w:rPr>
        <w:drawing>
          <wp:inline distT="0" distB="0" distL="0" distR="0" wp14:anchorId="13674B4B" wp14:editId="2E7F7A50">
            <wp:extent cx="5732145" cy="3581400"/>
            <wp:effectExtent l="0" t="0" r="1905" b="0"/>
            <wp:docPr id="1093076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767" name="Picture 6"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3581400"/>
                    </a:xfrm>
                    <a:prstGeom prst="rect">
                      <a:avLst/>
                    </a:prstGeom>
                    <a:noFill/>
                    <a:ln>
                      <a:noFill/>
                    </a:ln>
                  </pic:spPr>
                </pic:pic>
              </a:graphicData>
            </a:graphic>
          </wp:inline>
        </w:drawing>
      </w:r>
    </w:p>
    <w:p w:rsidRPr="00317687" w:rsidR="00643D53" w:rsidP="00981273" w:rsidRDefault="00643D53" w14:paraId="590DAA49" w14:textId="77777777">
      <w:pPr>
        <w:pStyle w:val="ListParagraph"/>
        <w:ind w:left="360"/>
        <w:rPr>
          <w:rFonts w:ascii="UVN Viet Sach" w:hAnsi="UVN Viet Sach" w:cs="Times New Roman"/>
          <w:sz w:val="26"/>
          <w:szCs w:val="26"/>
        </w:rPr>
      </w:pPr>
    </w:p>
    <w:p w:rsidRPr="00317687" w:rsidR="00981273" w:rsidP="005E74C5" w:rsidRDefault="00981273" w14:paraId="67B2A7B3" w14:textId="4BDC7DE4">
      <w:pPr>
        <w:pStyle w:val="ListParagraph"/>
        <w:numPr>
          <w:ilvl w:val="0"/>
          <w:numId w:val="5"/>
        </w:numPr>
        <w:rPr>
          <w:rFonts w:ascii="UVN Viet Sach" w:hAnsi="UVN Viet Sach" w:cs="Times New Roman"/>
          <w:sz w:val="26"/>
          <w:szCs w:val="26"/>
        </w:rPr>
      </w:pPr>
      <w:r w:rsidRPr="00317687">
        <w:rPr>
          <w:rFonts w:ascii="UVN Viet Sach" w:hAnsi="UVN Viet Sach" w:cs="Times New Roman"/>
          <w:sz w:val="26"/>
          <w:szCs w:val="26"/>
        </w:rPr>
        <w:t>Cacti: Công cụ sử dụng RRDTool để vẽ biểu đồ theo dõi các chỉ số hiệu suất mạng theo thời gian.</w:t>
      </w:r>
    </w:p>
    <w:p w:rsidRPr="00317687" w:rsidR="00981273" w:rsidP="00643D53" w:rsidRDefault="00981273" w14:paraId="78B0B773" w14:textId="1C4D5516">
      <w:pPr>
        <w:pStyle w:val="ListParagraph"/>
        <w:ind w:left="360"/>
        <w:jc w:val="center"/>
        <w:rPr>
          <w:rFonts w:ascii="UVN Viet Sach" w:hAnsi="UVN Viet Sach" w:cs="Times New Roman"/>
          <w:sz w:val="26"/>
          <w:szCs w:val="26"/>
        </w:rPr>
      </w:pPr>
      <w:r w:rsidRPr="00317687">
        <w:rPr>
          <w:rFonts w:ascii="UVN Viet Sach" w:hAnsi="UVN Viet Sach" w:cs="Times New Roman"/>
          <w:color w:val="000000"/>
          <w:sz w:val="26"/>
          <w:szCs w:val="26"/>
          <w:bdr w:val="none" w:color="auto" w:sz="0" w:space="0" w:frame="1"/>
        </w:rPr>
        <w:drawing>
          <wp:inline distT="0" distB="0" distL="0" distR="0" wp14:anchorId="63F06028" wp14:editId="5DC5E509">
            <wp:extent cx="5732145" cy="3225800"/>
            <wp:effectExtent l="0" t="0" r="1905" b="0"/>
            <wp:docPr id="18349985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9852" name="Picture 7"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225800"/>
                    </a:xfrm>
                    <a:prstGeom prst="rect">
                      <a:avLst/>
                    </a:prstGeom>
                    <a:noFill/>
                    <a:ln>
                      <a:noFill/>
                    </a:ln>
                  </pic:spPr>
                </pic:pic>
              </a:graphicData>
            </a:graphic>
          </wp:inline>
        </w:drawing>
      </w:r>
    </w:p>
    <w:p w:rsidRPr="00317687" w:rsidR="00981273" w:rsidP="00981273" w:rsidRDefault="00981273" w14:paraId="25399E6D" w14:textId="77777777">
      <w:pPr>
        <w:pStyle w:val="ListParagraph"/>
        <w:ind w:left="360"/>
        <w:rPr>
          <w:rFonts w:ascii="UVN Viet Sach" w:hAnsi="UVN Viet Sach" w:cs="Times New Roman"/>
          <w:sz w:val="26"/>
          <w:szCs w:val="26"/>
        </w:rPr>
      </w:pPr>
    </w:p>
    <w:p w:rsidRPr="00317687" w:rsidR="00120D8C" w:rsidP="005E74C5" w:rsidRDefault="00120D8C" w14:paraId="6F416C00" w14:textId="326E19CC">
      <w:pPr>
        <w:pStyle w:val="ListParagraph"/>
        <w:numPr>
          <w:ilvl w:val="1"/>
          <w:numId w:val="3"/>
        </w:numPr>
        <w:rPr>
          <w:rFonts w:ascii="UVN Viet Sach" w:hAnsi="UVN Viet Sach" w:cs="Times New Roman"/>
          <w:b/>
          <w:sz w:val="26"/>
          <w:szCs w:val="26"/>
        </w:rPr>
      </w:pPr>
      <w:r w:rsidRPr="00317687">
        <w:rPr>
          <w:rFonts w:ascii="UVN Viet Sach" w:hAnsi="UVN Viet Sach" w:cs="Times New Roman"/>
          <w:b/>
          <w:sz w:val="26"/>
          <w:szCs w:val="26"/>
        </w:rPr>
        <w:t>Vai trò của giám sát mạng trong đánh giá hiệu năng</w:t>
      </w:r>
    </w:p>
    <w:p w:rsidRPr="00317687" w:rsidR="00810EDC" w:rsidP="005E74C5" w:rsidRDefault="00810EDC" w14:paraId="392F4A93" w14:textId="17200D28">
      <w:pPr>
        <w:pStyle w:val="NormalWeb"/>
        <w:numPr>
          <w:ilvl w:val="0"/>
          <w:numId w:val="5"/>
        </w:numPr>
        <w:spacing w:before="0" w:beforeAutospacing="0" w:after="0" w:afterAutospacing="0"/>
        <w:jc w:val="both"/>
        <w:rPr>
          <w:rFonts w:ascii="UVN Viet Sach" w:hAnsi="UVN Viet Sach"/>
        </w:rPr>
      </w:pPr>
      <w:r w:rsidRPr="00317687">
        <w:rPr>
          <w:rFonts w:ascii="UVN Viet Sach" w:hAnsi="UVN Viet Sach"/>
          <w:color w:val="000000"/>
          <w:sz w:val="26"/>
          <w:szCs w:val="26"/>
        </w:rPr>
        <w:t>Đánh giá liên tục: Thông qua giám sát, quản trị viên có thể thu thập dữ liệu hiệu suất theo thời gian, giúp phân tích xu hướng và đánh giá hiệu năng dài hạn của hệ thống.</w:t>
      </w:r>
    </w:p>
    <w:p w:rsidRPr="00317687" w:rsidR="00810EDC" w:rsidP="005E74C5" w:rsidRDefault="00810EDC" w14:paraId="664CAE7C" w14:textId="72C0CB94">
      <w:pPr>
        <w:pStyle w:val="NormalWeb"/>
        <w:numPr>
          <w:ilvl w:val="0"/>
          <w:numId w:val="5"/>
        </w:numPr>
        <w:spacing w:before="0" w:beforeAutospacing="0" w:after="0" w:afterAutospacing="0"/>
        <w:jc w:val="both"/>
        <w:rPr>
          <w:rFonts w:ascii="UVN Viet Sach" w:hAnsi="UVN Viet Sach"/>
        </w:rPr>
      </w:pPr>
      <w:r w:rsidRPr="00317687">
        <w:rPr>
          <w:rFonts w:ascii="UVN Viet Sach" w:hAnsi="UVN Viet Sach"/>
          <w:color w:val="000000"/>
          <w:sz w:val="26"/>
          <w:szCs w:val="26"/>
        </w:rPr>
        <w:t>Dự đoán và cải thiện: Giám sát cho phép dự đoán các sự cố hoặc điểm yếu của hệ thống trước khi chúng xảy ra, giúp cải thiện hiệu năng.</w:t>
      </w:r>
    </w:p>
    <w:p w:rsidRPr="00317687" w:rsidR="00810EDC" w:rsidP="005E74C5" w:rsidRDefault="00810EDC" w14:paraId="26CEB705" w14:textId="3EA87381">
      <w:pPr>
        <w:pStyle w:val="NormalWeb"/>
        <w:numPr>
          <w:ilvl w:val="0"/>
          <w:numId w:val="5"/>
        </w:numPr>
        <w:spacing w:before="0" w:beforeAutospacing="0" w:after="0" w:afterAutospacing="0"/>
        <w:jc w:val="both"/>
        <w:rPr>
          <w:rFonts w:ascii="UVN Viet Sach" w:hAnsi="UVN Viet Sach"/>
        </w:rPr>
      </w:pPr>
      <w:r w:rsidRPr="00317687">
        <w:rPr>
          <w:rFonts w:ascii="UVN Viet Sach" w:hAnsi="UVN Viet Sach"/>
          <w:color w:val="000000"/>
          <w:sz w:val="26"/>
          <w:szCs w:val="26"/>
        </w:rPr>
        <w:t>Tối ưu hoá tài nguyên: Dựa trên các báo cáo từ hệ thống giám sát, quản trị viên có thể phân bổ và điều chỉnh tài nguyên hệ thống để đạt hiệu quả tốt nhất.</w:t>
      </w:r>
    </w:p>
    <w:p w:rsidRPr="00A00518" w:rsidR="00810EDC" w:rsidP="00810EDC" w:rsidRDefault="00810EDC" w14:paraId="61DC3F1D" w14:textId="4457B07C">
      <w:pPr>
        <w:pStyle w:val="ListParagraph"/>
        <w:ind w:left="360"/>
        <w:rPr>
          <w:rFonts w:ascii="UVN Viet Sach" w:hAnsi="UVN Viet Sach" w:cs="Times New Roman"/>
        </w:rPr>
      </w:pPr>
    </w:p>
    <w:p w:rsidRPr="00317687" w:rsidR="00385264" w:rsidP="00F054D7" w:rsidRDefault="00385264" w14:paraId="2AEF06C0" w14:textId="77777777">
      <w:pPr>
        <w:rPr>
          <w:rFonts w:ascii="UVN Viet Sach" w:hAnsi="UVN Viet Sach" w:cs="Times New Roman"/>
        </w:rPr>
      </w:pPr>
    </w:p>
    <w:p w:rsidRPr="00977BB8" w:rsidR="00BC732B" w:rsidP="00977BB8" w:rsidRDefault="00CF62B4" w14:paraId="28555A55" w14:textId="230FCC79">
      <w:pPr>
        <w:pStyle w:val="Heading1"/>
        <w:numPr>
          <w:ilvl w:val="0"/>
          <w:numId w:val="0"/>
        </w:numPr>
        <w:ind w:left="432"/>
        <w:rPr>
          <w:rFonts w:cs="Times New Roman"/>
          <w:color w:val="2F5496" w:themeColor="accent1" w:themeShade="BF"/>
          <w:sz w:val="26"/>
          <w:szCs w:val="26"/>
        </w:rPr>
      </w:pPr>
      <w:bookmarkStart w:name="_Toc179818423" w:id="4"/>
      <w:r w:rsidRPr="00317687">
        <w:rPr>
          <w:rFonts w:ascii="UVN Viet Sach" w:hAnsi="UVN Viet Sach" w:cs="Times New Roman"/>
          <w:color w:val="2F5496" w:themeColor="accent1" w:themeShade="BF"/>
          <w:sz w:val="26"/>
          <w:szCs w:val="26"/>
        </w:rPr>
        <w:t xml:space="preserve">CHƯƠNG 2: CƠ </w:t>
      </w:r>
      <w:bookmarkEnd w:id="4"/>
      <w:r w:rsidRPr="00317687" w:rsidR="0008732E">
        <w:rPr>
          <w:rFonts w:ascii="UVN Viet Sach" w:hAnsi="UVN Viet Sach" w:cs="Times New Roman"/>
          <w:color w:val="2F5496" w:themeColor="accent1" w:themeShade="BF"/>
          <w:sz w:val="26"/>
          <w:szCs w:val="26"/>
        </w:rPr>
        <w:t>BẢN VỀ GIAO THỨC SNMP (SIMPLE NETWORK MANAGEMENT PROTOCOL)</w:t>
      </w:r>
    </w:p>
    <w:p w:rsidRPr="00317687" w:rsidR="00D02AF2" w:rsidP="007D76DD" w:rsidRDefault="008168BC" w14:paraId="41A21B7D" w14:textId="68F88FE0">
      <w:pPr>
        <w:pStyle w:val="Heading2"/>
        <w:numPr>
          <w:ilvl w:val="0"/>
          <w:numId w:val="0"/>
        </w:numPr>
        <w:ind w:left="576" w:hanging="576"/>
        <w:rPr>
          <w:rFonts w:ascii="UVN Viet Sach" w:hAnsi="UVN Viet Sach" w:cs="Times New Roman"/>
        </w:rPr>
      </w:pPr>
      <w:bookmarkStart w:name="_Toc179818424" w:id="5"/>
      <w:r w:rsidRPr="00317687">
        <w:rPr>
          <w:rFonts w:ascii="UVN Viet Sach" w:hAnsi="UVN Viet Sach" w:cs="Times New Roman"/>
        </w:rPr>
        <w:t xml:space="preserve">2.1. </w:t>
      </w:r>
      <w:bookmarkEnd w:id="5"/>
      <w:r w:rsidRPr="00317687" w:rsidR="00F16A6C">
        <w:rPr>
          <w:rFonts w:ascii="UVN Viet Sach" w:hAnsi="UVN Viet Sach" w:cs="Times New Roman"/>
        </w:rPr>
        <w:t>Tổng quan về SNMP</w:t>
      </w:r>
    </w:p>
    <w:p w:rsidRPr="004944C8" w:rsidR="00F16A6C" w:rsidP="00385330" w:rsidRDefault="00F16A6C" w14:paraId="76D82AAC" w14:textId="59D652AD">
      <w:pPr>
        <w:pStyle w:val="ListParagraph"/>
        <w:numPr>
          <w:ilvl w:val="0"/>
          <w:numId w:val="11"/>
        </w:numPr>
        <w:jc w:val="both"/>
        <w:rPr>
          <w:rFonts w:ascii="UVN Viet Sach" w:hAnsi="UVN Viet Sach" w:cs="Times New Roman"/>
          <w:sz w:val="26"/>
          <w:szCs w:val="26"/>
        </w:rPr>
      </w:pPr>
      <w:r w:rsidRPr="004944C8">
        <w:rPr>
          <w:rFonts w:ascii="UVN Viet Sach" w:hAnsi="UVN Viet Sach" w:cs="Times New Roman"/>
          <w:sz w:val="26"/>
          <w:szCs w:val="26"/>
        </w:rPr>
        <w:t>SNMP (Simple Network Management Protocol) là giao thức tầng ứng dụng được sử dụng để quản lý và giám sát các thiết bị mạng cũng như chức năng của chúng. SNMP cung cấp ngôn ngữ chung cho các thiết bị mạng để chuyển tiếp thông tin quản lý trong cả môi trường single-vendor và multi-vendor trong mạng cục bộ (LAN) hoặc mạng diện rộng (WAN). Phiên bản gần đây nhất của SNMP, version 3, bao gồm các cải tiến bảo mật để xác thực và mã hóa tin nhắn SNMP cũng như bảo vệ các gói trong khi truyền.</w:t>
      </w:r>
    </w:p>
    <w:p w:rsidRPr="004944C8" w:rsidR="00220D14" w:rsidP="00385330" w:rsidRDefault="00220D14" w14:paraId="27D26231" w14:textId="77777777">
      <w:pPr>
        <w:pStyle w:val="ListParagraph"/>
        <w:numPr>
          <w:ilvl w:val="0"/>
          <w:numId w:val="11"/>
        </w:numPr>
        <w:jc w:val="both"/>
        <w:rPr>
          <w:rFonts w:ascii="UVN Viet Sach" w:hAnsi="UVN Viet Sach" w:cs="Times New Roman"/>
          <w:sz w:val="26"/>
          <w:szCs w:val="26"/>
        </w:rPr>
      </w:pPr>
      <w:r w:rsidRPr="004944C8">
        <w:rPr>
          <w:rFonts w:ascii="UVN Viet Sach" w:hAnsi="UVN Viet Sach" w:cs="Times New Roman"/>
          <w:sz w:val="26"/>
          <w:szCs w:val="26"/>
        </w:rPr>
        <w:t>Một trong những giao thức được sử dụng rộng rãi nhất, SNMP được hỗ trợ trên một loạt các loại phần cứng – từ các thiết bị mạng thông thường như bộ định tuyến (router), bộ chuyển mạch (switch) và điểm truy cập không dây (wireless access point) đến các điểm cuối như máy in, scanner và thiết bị IoT (Internet of Things). Ngoài phần cứng, SNMP có thể được sử dụng để giám sát các dịch vụ như Dynamic Host Configuration Protocol (DHCP). Các software agent trên các thiết bị và dịch vụ này giao tiếp với hệ thống quản lý mạng (NMS), còn được gọi là trình quản lý SNMP, thông qua SNMP để chuyển tiếp thông tin trạng thái và thay đổi cấu hình.</w:t>
      </w:r>
    </w:p>
    <w:p w:rsidRPr="00317687" w:rsidR="007A0F36" w:rsidP="00385330" w:rsidRDefault="007A0F36" w14:paraId="256EBA2F" w14:textId="79F5EA2E">
      <w:pPr>
        <w:pStyle w:val="Heading3"/>
        <w:numPr>
          <w:ilvl w:val="0"/>
          <w:numId w:val="0"/>
        </w:numPr>
        <w:jc w:val="both"/>
        <w:rPr>
          <w:rFonts w:ascii="UVN Viet Sach" w:hAnsi="UVN Viet Sach" w:cs="Times New Roman"/>
          <w:szCs w:val="26"/>
        </w:rPr>
      </w:pPr>
    </w:p>
    <w:p w:rsidRPr="00317687" w:rsidR="008168BC" w:rsidP="00385330" w:rsidRDefault="008168BC" w14:paraId="51494F7C" w14:textId="581BDCC3">
      <w:pPr>
        <w:pStyle w:val="Heading2"/>
        <w:numPr>
          <w:ilvl w:val="0"/>
          <w:numId w:val="0"/>
        </w:numPr>
        <w:ind w:left="576" w:hanging="576"/>
        <w:jc w:val="both"/>
        <w:rPr>
          <w:rFonts w:ascii="UVN Viet Sach" w:hAnsi="UVN Viet Sach" w:cs="Times New Roman"/>
        </w:rPr>
      </w:pPr>
      <w:bookmarkStart w:name="_Toc179818426" w:id="6"/>
      <w:r w:rsidRPr="00317687">
        <w:rPr>
          <w:rFonts w:ascii="UVN Viet Sach" w:hAnsi="UVN Viet Sach" w:cs="Times New Roman"/>
        </w:rPr>
        <w:t>2.2.</w:t>
      </w:r>
      <w:bookmarkEnd w:id="6"/>
      <w:r w:rsidRPr="00317687" w:rsidR="00B732F2">
        <w:rPr>
          <w:rFonts w:ascii="UVN Viet Sach" w:hAnsi="UVN Viet Sach" w:cs="Times New Roman"/>
        </w:rPr>
        <w:t xml:space="preserve"> Các thành phần chính của SNMP</w:t>
      </w:r>
    </w:p>
    <w:p w:rsidRPr="00AD79E7" w:rsidR="00AD79E7" w:rsidP="00385330" w:rsidRDefault="00AD79E7" w14:paraId="00B6AA86" w14:textId="77777777">
      <w:pPr>
        <w:numPr>
          <w:ilvl w:val="0"/>
          <w:numId w:val="6"/>
        </w:numPr>
        <w:jc w:val="both"/>
        <w:rPr>
          <w:rFonts w:ascii="UVN Viet Sach" w:hAnsi="UVN Viet Sach" w:cs="Times New Roman"/>
          <w:sz w:val="26"/>
          <w:szCs w:val="26"/>
        </w:rPr>
      </w:pPr>
      <w:r w:rsidRPr="00AD79E7">
        <w:rPr>
          <w:rFonts w:ascii="UVN Viet Sach" w:hAnsi="UVN Viet Sach" w:cs="Times New Roman"/>
          <w:sz w:val="26"/>
          <w:szCs w:val="26"/>
        </w:rPr>
        <w:t>Một hệ thống sử dụng SNMP bao gồm 2 thành phần cơ bản: NMS (Network Management Station) và NE (Network Element).</w:t>
      </w:r>
    </w:p>
    <w:p w:rsidRPr="00AD79E7" w:rsidR="00AD79E7" w:rsidP="00385330" w:rsidRDefault="00AD79E7" w14:paraId="7AB87A6B" w14:textId="77777777">
      <w:pPr>
        <w:numPr>
          <w:ilvl w:val="1"/>
          <w:numId w:val="6"/>
        </w:numPr>
        <w:jc w:val="both"/>
        <w:rPr>
          <w:rFonts w:ascii="UVN Viet Sach" w:hAnsi="UVN Viet Sach" w:cs="Times New Roman"/>
          <w:sz w:val="26"/>
          <w:szCs w:val="26"/>
        </w:rPr>
      </w:pPr>
      <w:r w:rsidRPr="00AD79E7">
        <w:rPr>
          <w:rFonts w:ascii="UVN Viet Sach" w:hAnsi="UVN Viet Sach" w:cs="Times New Roman"/>
          <w:sz w:val="26"/>
          <w:szCs w:val="26"/>
        </w:rPr>
        <w:t>SNMP Manager: Là phần mềm chạy trên máy chủ quản lý. Nó chịu trách nhiệm thu thập thông tin từ các agent trên các thiết bị mạng khác nhau và gửi lệnh điều khiển để cấu hình chúng.</w:t>
      </w:r>
    </w:p>
    <w:p w:rsidRPr="00AD79E7" w:rsidR="00AD79E7" w:rsidP="00385330" w:rsidRDefault="00AD79E7" w14:paraId="123D4D5E" w14:textId="77777777">
      <w:pPr>
        <w:numPr>
          <w:ilvl w:val="1"/>
          <w:numId w:val="6"/>
        </w:numPr>
        <w:jc w:val="both"/>
        <w:rPr>
          <w:rFonts w:ascii="UVN Viet Sach" w:hAnsi="UVN Viet Sach" w:cs="Times New Roman"/>
          <w:sz w:val="26"/>
          <w:szCs w:val="26"/>
        </w:rPr>
      </w:pPr>
      <w:r w:rsidRPr="00AD79E7">
        <w:rPr>
          <w:rFonts w:ascii="UVN Viet Sach" w:hAnsi="UVN Viet Sach" w:cs="Times New Roman"/>
          <w:sz w:val="26"/>
          <w:szCs w:val="26"/>
        </w:rPr>
        <w:t>SNMP Agent : Là phần mềm chạy trên các thiết bị mạng. Agent chịu trách nhiệm cung cấp dữ liệu trạng thái của thiết bị cho manager và thực thi các lệnh từ manager.</w:t>
      </w:r>
    </w:p>
    <w:p w:rsidRPr="00AD79E7" w:rsidR="00267457" w:rsidP="00385330" w:rsidRDefault="00AD79E7" w14:paraId="7D18F310" w14:textId="1CECB91D">
      <w:pPr>
        <w:numPr>
          <w:ilvl w:val="0"/>
          <w:numId w:val="6"/>
        </w:numPr>
        <w:jc w:val="both"/>
        <w:rPr>
          <w:rFonts w:ascii="UVN Viet Sach" w:hAnsi="UVN Viet Sach" w:cs="Times New Roman"/>
          <w:sz w:val="26"/>
          <w:szCs w:val="26"/>
        </w:rPr>
      </w:pPr>
      <w:r w:rsidRPr="00AD79E7">
        <w:rPr>
          <w:rFonts w:ascii="UVN Viet Sach" w:hAnsi="UVN Viet Sach" w:cs="Times New Roman"/>
          <w:sz w:val="26"/>
          <w:szCs w:val="26"/>
        </w:rPr>
        <w:t>Một SNMP Manager có thể quản lý nhiều SNMP Agent và ngược lại một SNMP Agent có thể chịu sự quản lý của nhiều SNMP Manager.</w:t>
      </w:r>
    </w:p>
    <w:p w:rsidRPr="00AD79E7" w:rsidR="00AD79E7" w:rsidP="00385330" w:rsidRDefault="00AD79E7" w14:paraId="73D00FE2" w14:textId="77777777">
      <w:pPr>
        <w:numPr>
          <w:ilvl w:val="0"/>
          <w:numId w:val="6"/>
        </w:numPr>
        <w:jc w:val="both"/>
        <w:rPr>
          <w:rFonts w:ascii="UVN Viet Sach" w:hAnsi="UVN Viet Sach" w:cs="Times New Roman"/>
          <w:sz w:val="26"/>
          <w:szCs w:val="26"/>
        </w:rPr>
      </w:pPr>
      <w:r w:rsidRPr="00AD79E7">
        <w:rPr>
          <w:rFonts w:ascii="UVN Viet Sach" w:hAnsi="UVN Viet Sach" w:cs="Times New Roman"/>
          <w:sz w:val="26"/>
          <w:szCs w:val="26"/>
        </w:rPr>
        <w:t>Một số khái niệm cơ bản của giao thức SNMP:</w:t>
      </w:r>
    </w:p>
    <w:p w:rsidRPr="00AD79E7" w:rsidR="00AD79E7" w:rsidP="00385330" w:rsidRDefault="00AD79E7" w14:paraId="0FFE3908" w14:textId="77777777">
      <w:pPr>
        <w:numPr>
          <w:ilvl w:val="1"/>
          <w:numId w:val="6"/>
        </w:numPr>
        <w:jc w:val="both"/>
        <w:rPr>
          <w:rFonts w:ascii="UVN Viet Sach" w:hAnsi="UVN Viet Sach" w:cs="Times New Roman"/>
          <w:sz w:val="26"/>
          <w:szCs w:val="26"/>
        </w:rPr>
      </w:pPr>
      <w:r w:rsidRPr="00AD79E7">
        <w:rPr>
          <w:rFonts w:ascii="UVN Viet Sach" w:hAnsi="UVN Viet Sach" w:cs="Times New Roman"/>
          <w:sz w:val="26"/>
          <w:szCs w:val="26"/>
        </w:rPr>
        <w:t>Object: </w:t>
      </w:r>
    </w:p>
    <w:p w:rsidRPr="00A00518" w:rsidR="00AD79E7" w:rsidP="00385330" w:rsidRDefault="00AD79E7" w14:paraId="26DE98FC" w14:textId="5B7CEFE0">
      <w:pPr>
        <w:pStyle w:val="ListParagraph"/>
        <w:numPr>
          <w:ilvl w:val="2"/>
          <w:numId w:val="6"/>
        </w:numPr>
        <w:jc w:val="both"/>
        <w:rPr>
          <w:rFonts w:ascii="UVN Viet Sach" w:hAnsi="UVN Viet Sach" w:cs="Times New Roman"/>
          <w:sz w:val="26"/>
          <w:szCs w:val="26"/>
        </w:rPr>
      </w:pPr>
      <w:r w:rsidRPr="00A00518">
        <w:rPr>
          <w:rFonts w:ascii="UVN Viet Sach" w:hAnsi="UVN Viet Sach" w:cs="Times New Roman"/>
          <w:sz w:val="26"/>
          <w:szCs w:val="26"/>
        </w:rPr>
        <w:t>Mỗi thiết bị có hỗ trợ SNMP cung cấp nhiều thông tin khác nhau, mỗi thông tin đó được gọi là object. Ví dụ: router có các thông tin về tổng số card, tổng số cổng, tổng số bit đã truyền/nhận, tên router, trạng thái tắt/mở của các cổng. </w:t>
      </w:r>
    </w:p>
    <w:p w:rsidRPr="00A00518" w:rsidR="00AD79E7" w:rsidP="00385330" w:rsidRDefault="00AD79E7" w14:paraId="449FD469" w14:textId="289B332A">
      <w:pPr>
        <w:pStyle w:val="ListParagraph"/>
        <w:numPr>
          <w:ilvl w:val="2"/>
          <w:numId w:val="6"/>
        </w:numPr>
        <w:jc w:val="both"/>
        <w:rPr>
          <w:rFonts w:ascii="UVN Viet Sach" w:hAnsi="UVN Viet Sach" w:cs="Times New Roman"/>
          <w:sz w:val="26"/>
          <w:szCs w:val="26"/>
        </w:rPr>
      </w:pPr>
      <w:r w:rsidRPr="00A00518">
        <w:rPr>
          <w:rFonts w:ascii="UVN Viet Sach" w:hAnsi="UVN Viet Sach" w:cs="Times New Roman"/>
          <w:sz w:val="26"/>
          <w:szCs w:val="26"/>
        </w:rPr>
        <w:t>Mỗi object có một tên gọi riêng và một mã số Object ID (OID) để nhận dạng object đó. Ví dụ: tên thiết bị được gọi là sysName, OID là 1.3.6.1.2.1.1.5. </w:t>
      </w:r>
    </w:p>
    <w:p w:rsidRPr="00A00518" w:rsidR="00AD79E7" w:rsidP="00385330" w:rsidRDefault="00AD79E7" w14:paraId="42A4AA51" w14:textId="15B7D958">
      <w:pPr>
        <w:pStyle w:val="ListParagraph"/>
        <w:numPr>
          <w:ilvl w:val="2"/>
          <w:numId w:val="6"/>
        </w:numPr>
        <w:jc w:val="both"/>
        <w:rPr>
          <w:rFonts w:ascii="UVN Viet Sach" w:hAnsi="UVN Viet Sach" w:cs="Times New Roman"/>
          <w:sz w:val="26"/>
          <w:szCs w:val="26"/>
        </w:rPr>
      </w:pPr>
      <w:r w:rsidRPr="00A00518">
        <w:rPr>
          <w:rFonts w:ascii="UVN Viet Sach" w:hAnsi="UVN Viet Sach" w:cs="Times New Roman"/>
          <w:sz w:val="26"/>
          <w:szCs w:val="26"/>
        </w:rPr>
        <w:t>Mỗi object chỉ có duy nhất một OID nhưng có thể có nhiều tên gọi nên người ta sử dụng một chỉ số sub-id để phân biệt các object. Ví dụ: Tên thiết bị được gọi là sysName, OID là 1.3.6.1.2.1.1.5; nếu thiết bị có 2 tên thì chúng sẽ được gọi là sysName.0 và sysName.1 và có OID lần lượt là 1.3.6.1.2.1.1.5.0 và 1.3.6.1.2.1.1.5.1. </w:t>
      </w:r>
    </w:p>
    <w:p w:rsidRPr="00A00518" w:rsidR="00AD79E7" w:rsidP="00385330" w:rsidRDefault="00AD79E7" w14:paraId="4226CE07" w14:textId="56DAAD74">
      <w:pPr>
        <w:pStyle w:val="ListParagraph"/>
        <w:numPr>
          <w:ilvl w:val="2"/>
          <w:numId w:val="6"/>
        </w:numPr>
        <w:jc w:val="both"/>
        <w:rPr>
          <w:rFonts w:ascii="UVN Viet Sach" w:hAnsi="UVN Viet Sach" w:cs="Times New Roman"/>
          <w:sz w:val="26"/>
          <w:szCs w:val="26"/>
        </w:rPr>
      </w:pPr>
      <w:r w:rsidRPr="00A00518">
        <w:rPr>
          <w:rFonts w:ascii="UVN Viet Sach" w:hAnsi="UVN Viet Sach" w:cs="Times New Roman"/>
          <w:sz w:val="26"/>
          <w:szCs w:val="26"/>
        </w:rPr>
        <w:t>Một số object phổ biến thì được chuẩn hóa OID, riêng các object mới được tạo ra theo yêu cầu của cá nhân thì phải được mô tả OID. Để lấy một thông tin có OID đã chuẩn hóa thì ứng dụng SNMP phải gửi một gói tin SNMP có chứa OID của object đó cho SNMP agent, SNMP agent khi nhận được thì nó phải trả lời bằng thông tin ứng với OID đó. </w:t>
      </w:r>
    </w:p>
    <w:p w:rsidRPr="00A00518" w:rsidR="00AD79E7" w:rsidP="00385330" w:rsidRDefault="00AD79E7" w14:paraId="65BAABE5" w14:textId="0FD538F7">
      <w:pPr>
        <w:pStyle w:val="ListParagraph"/>
        <w:numPr>
          <w:ilvl w:val="2"/>
          <w:numId w:val="6"/>
        </w:numPr>
        <w:jc w:val="both"/>
        <w:rPr>
          <w:rFonts w:ascii="UVN Viet Sach" w:hAnsi="UVN Viet Sach" w:cs="Times New Roman"/>
          <w:sz w:val="26"/>
          <w:szCs w:val="26"/>
        </w:rPr>
      </w:pPr>
      <w:r w:rsidRPr="00A00518">
        <w:rPr>
          <w:rFonts w:ascii="UVN Viet Sach" w:hAnsi="UVN Viet Sach" w:cs="Times New Roman"/>
          <w:sz w:val="26"/>
          <w:szCs w:val="26"/>
        </w:rPr>
        <w:t>Object access quy định quyền truy cập của mỗi object là READ_ONLY (chỉ cho phép đọc object) hoặc READ_WRITE (cho phép đọc và thay đổi giá trị object). Ví dụ: tên của một thiết bị (sysName) thì ta có thể thay đổi nên có quyền READ_WRITE, còn giá tổng số cổng của thiết bị (ifNumber) là READ_ONLY thì khổng thể đổi. </w:t>
      </w:r>
    </w:p>
    <w:p w:rsidRPr="00A00518" w:rsidR="00AD79E7" w:rsidP="00385330" w:rsidRDefault="00AD79E7" w14:paraId="456169BA" w14:textId="720FCC24">
      <w:pPr>
        <w:pStyle w:val="ListParagraph"/>
        <w:numPr>
          <w:ilvl w:val="1"/>
          <w:numId w:val="6"/>
        </w:numPr>
        <w:jc w:val="both"/>
        <w:rPr>
          <w:rFonts w:ascii="UVN Viet Sach" w:hAnsi="UVN Viet Sach" w:cs="Times New Roman"/>
          <w:sz w:val="26"/>
          <w:szCs w:val="26"/>
        </w:rPr>
      </w:pPr>
      <w:r w:rsidRPr="00A00518">
        <w:rPr>
          <w:rFonts w:ascii="UVN Viet Sach" w:hAnsi="UVN Viet Sach" w:cs="Times New Roman"/>
          <w:sz w:val="26"/>
          <w:szCs w:val="26"/>
        </w:rPr>
        <w:t>MIB (Management Information Base) là một cấu trúc dữ liệu gồm các object được quản lý, được dùng cho việc quản lý các thiết bị chạy trên nền TCP/IP. MIB được thể hiện thành 1 tập tin (MIB file) và có thể biểu diễn thành 1 cây (MIB tree). Muốn hiểu được một OID thì cần có tập tin MIB mô tả OID đó. Các thiết bị được quản lý bằng SNMP chỉ khi các ứng dụng SNMP manager và SNMP agent cùng hỗ trợ một MIB. Các ứng dụng này cũng có thể hỗ trợ cùng lúc nhiều MIB. </w:t>
      </w:r>
    </w:p>
    <w:p w:rsidRPr="00317687" w:rsidR="00B732F2" w:rsidP="00385330" w:rsidRDefault="00B732F2" w14:paraId="1FB23D31" w14:textId="77777777">
      <w:pPr>
        <w:jc w:val="both"/>
        <w:rPr>
          <w:rFonts w:ascii="UVN Viet Sach" w:hAnsi="UVN Viet Sach" w:cs="Times New Roman"/>
        </w:rPr>
      </w:pPr>
    </w:p>
    <w:p w:rsidRPr="00317687" w:rsidR="008168BC" w:rsidP="00385330" w:rsidRDefault="008168BC" w14:paraId="4058D6C6" w14:textId="14E6623B">
      <w:pPr>
        <w:pStyle w:val="Heading2"/>
        <w:numPr>
          <w:ilvl w:val="0"/>
          <w:numId w:val="0"/>
        </w:numPr>
        <w:ind w:left="576" w:hanging="576"/>
        <w:jc w:val="both"/>
        <w:rPr>
          <w:rFonts w:ascii="UVN Viet Sach" w:hAnsi="UVN Viet Sach" w:cs="Times New Roman"/>
        </w:rPr>
      </w:pPr>
      <w:bookmarkStart w:name="_Toc179818427" w:id="7"/>
      <w:r w:rsidRPr="00317687">
        <w:rPr>
          <w:rFonts w:ascii="UVN Viet Sach" w:hAnsi="UVN Viet Sach" w:cs="Times New Roman"/>
        </w:rPr>
        <w:t xml:space="preserve">2.3. </w:t>
      </w:r>
      <w:bookmarkEnd w:id="7"/>
      <w:r w:rsidRPr="00317687" w:rsidR="003E51EE">
        <w:rPr>
          <w:rFonts w:ascii="UVN Viet Sach" w:hAnsi="UVN Viet Sach" w:cs="Times New Roman"/>
        </w:rPr>
        <w:t>Những phiên bản của SNMP</w:t>
      </w:r>
    </w:p>
    <w:p w:rsidRPr="00A00518" w:rsidR="00D62293" w:rsidP="00385330" w:rsidRDefault="00D62293" w14:paraId="038D0B1B" w14:textId="77777777">
      <w:pPr>
        <w:pStyle w:val="ListParagraph"/>
        <w:numPr>
          <w:ilvl w:val="0"/>
          <w:numId w:val="6"/>
        </w:numPr>
        <w:spacing w:line="360" w:lineRule="auto"/>
        <w:jc w:val="both"/>
        <w:rPr>
          <w:rFonts w:ascii="UVN Viet Sach" w:hAnsi="UVN Viet Sach" w:cs="Times New Roman"/>
          <w:sz w:val="26"/>
          <w:szCs w:val="26"/>
        </w:rPr>
      </w:pPr>
      <w:r w:rsidRPr="00A00518">
        <w:rPr>
          <w:rFonts w:ascii="UVN Viet Sach" w:hAnsi="UVN Viet Sach" w:cs="Times New Roman"/>
          <w:sz w:val="26"/>
          <w:szCs w:val="26"/>
        </w:rPr>
        <w:t>Tính đến năm 2024, SNMP có 3 phiên bản khác nhau bao gồm:</w:t>
      </w:r>
    </w:p>
    <w:p w:rsidRPr="00A00518" w:rsidR="00D62293" w:rsidP="00385330" w:rsidRDefault="00D62293" w14:paraId="5C58FC3F" w14:textId="77777777">
      <w:pPr>
        <w:pStyle w:val="ListParagraph"/>
        <w:numPr>
          <w:ilvl w:val="1"/>
          <w:numId w:val="6"/>
        </w:numPr>
        <w:spacing w:line="360" w:lineRule="auto"/>
        <w:jc w:val="both"/>
        <w:rPr>
          <w:rFonts w:ascii="UVN Viet Sach" w:hAnsi="UVN Viet Sach" w:cs="Times New Roman"/>
          <w:sz w:val="26"/>
          <w:szCs w:val="26"/>
        </w:rPr>
      </w:pPr>
      <w:r w:rsidRPr="00A00518">
        <w:rPr>
          <w:rFonts w:ascii="UVN Viet Sach" w:hAnsi="UVN Viet Sach" w:cs="Times New Roman"/>
          <w:sz w:val="26"/>
          <w:szCs w:val="26"/>
        </w:rPr>
        <w:t>SNMP phiên bản 1 (SNMPv1): Đây là lần triển khai đầu tiên, hoạt động trong đặc tả thông tin quản lý cấu trúc và được mô tả trong tài liệu RFC 1157.</w:t>
      </w:r>
    </w:p>
    <w:p w:rsidRPr="00A00518" w:rsidR="00D62293" w:rsidP="00385330" w:rsidRDefault="00D62293" w14:paraId="5CD1DB12" w14:textId="77777777">
      <w:pPr>
        <w:pStyle w:val="ListParagraph"/>
        <w:numPr>
          <w:ilvl w:val="1"/>
          <w:numId w:val="6"/>
        </w:numPr>
        <w:spacing w:line="360" w:lineRule="auto"/>
        <w:jc w:val="both"/>
        <w:rPr>
          <w:rFonts w:ascii="UVN Viet Sach" w:hAnsi="UVN Viet Sach" w:cs="Times New Roman"/>
          <w:sz w:val="26"/>
          <w:szCs w:val="26"/>
        </w:rPr>
      </w:pPr>
      <w:r w:rsidRPr="00A00518">
        <w:rPr>
          <w:rFonts w:ascii="UVN Viet Sach" w:hAnsi="UVN Viet Sach" w:cs="Times New Roman"/>
          <w:sz w:val="26"/>
          <w:szCs w:val="26"/>
        </w:rPr>
        <w:t>SNMP phiên bản 2 (SNMPv2): Phiên bản này đã được cải tiến để hỗ trợ xử lý lỗi hiệu quả hơn và được mô tả trong RFC 1901. Lần đầu tiên được giới thiệu trong RFC 1441 hay còn thường được gọi là SNMPv2c.</w:t>
      </w:r>
    </w:p>
    <w:p w:rsidRPr="00A00518" w:rsidR="00D62293" w:rsidP="00385330" w:rsidRDefault="00D62293" w14:paraId="79CE27BD" w14:textId="77777777">
      <w:pPr>
        <w:pStyle w:val="ListParagraph"/>
        <w:numPr>
          <w:ilvl w:val="1"/>
          <w:numId w:val="6"/>
        </w:numPr>
        <w:spacing w:line="360" w:lineRule="auto"/>
        <w:jc w:val="both"/>
        <w:rPr>
          <w:rFonts w:ascii="UVN Viet Sach" w:hAnsi="UVN Viet Sach" w:cs="Times New Roman"/>
          <w:sz w:val="26"/>
          <w:szCs w:val="26"/>
        </w:rPr>
      </w:pPr>
      <w:r w:rsidRPr="00A00518">
        <w:rPr>
          <w:rFonts w:ascii="UVN Viet Sach" w:hAnsi="UVN Viet Sach" w:cs="Times New Roman"/>
          <w:sz w:val="26"/>
          <w:szCs w:val="26"/>
        </w:rPr>
        <w:t>SNMP phiên bản 3 (SNMPv3): Phiên bản này cải thiện tính bảo mật cũng như quyền riêng tư và được giới thiệu trong RFC 3410.</w:t>
      </w:r>
    </w:p>
    <w:p w:rsidRPr="00317687" w:rsidR="00D62293" w:rsidP="00385330" w:rsidRDefault="00D62293" w14:paraId="65C0AB2E" w14:textId="5CE2BCD3">
      <w:pPr>
        <w:pStyle w:val="ListParagraph"/>
        <w:numPr>
          <w:ilvl w:val="0"/>
          <w:numId w:val="6"/>
        </w:numPr>
        <w:spacing w:line="360" w:lineRule="auto"/>
        <w:jc w:val="both"/>
        <w:rPr>
          <w:rFonts w:ascii="UVN Viet Sach" w:hAnsi="UVN Viet Sach" w:cs="Times New Roman"/>
          <w:sz w:val="26"/>
          <w:szCs w:val="26"/>
        </w:rPr>
      </w:pPr>
      <w:r w:rsidRPr="00A00518">
        <w:rPr>
          <w:rFonts w:ascii="UVN Viet Sach" w:hAnsi="UVN Viet Sach" w:cs="Times New Roman"/>
          <w:sz w:val="26"/>
          <w:szCs w:val="26"/>
        </w:rPr>
        <w:t>SNMPv2 là phiên bản giao thức SNMP phổ biến nhất trong thời điểm hiện tại. Trong khi đó, phiên bản SNMPv3 là gần nhất và được bổ sung hỗ trợ xác thực, mã hóa tập tin và các tin nhắn SNMP cũng như bảo vệ các gói tin trong quá trình truyền đi.</w:t>
      </w:r>
    </w:p>
    <w:p w:rsidRPr="00317687" w:rsidR="00E00617" w:rsidP="00385330" w:rsidRDefault="00E00617" w14:paraId="2AB529C6" w14:textId="22B3C4F6">
      <w:pPr>
        <w:spacing w:line="360" w:lineRule="auto"/>
        <w:jc w:val="both"/>
        <w:rPr>
          <w:rFonts w:ascii="UVN Viet Sach" w:hAnsi="UVN Viet Sach" w:cs="Times New Roman"/>
          <w:sz w:val="26"/>
          <w:szCs w:val="26"/>
        </w:rPr>
      </w:pPr>
    </w:p>
    <w:p w:rsidRPr="00317687" w:rsidR="00E00617" w:rsidP="00385330" w:rsidRDefault="00E00617" w14:paraId="670D40ED" w14:textId="0E9706BD">
      <w:pPr>
        <w:spacing w:line="360" w:lineRule="auto"/>
        <w:jc w:val="both"/>
        <w:rPr>
          <w:rFonts w:ascii="UVN Viet Sach" w:hAnsi="UVN Viet Sach" w:cs="Times New Roman"/>
          <w:b/>
          <w:sz w:val="26"/>
          <w:szCs w:val="26"/>
        </w:rPr>
      </w:pPr>
      <w:r w:rsidRPr="00317687">
        <w:rPr>
          <w:rFonts w:ascii="UVN Viet Sach" w:hAnsi="UVN Viet Sach" w:cs="Times New Roman"/>
          <w:b/>
          <w:sz w:val="26"/>
          <w:szCs w:val="26"/>
        </w:rPr>
        <w:t>2.4. SNMP hoạt động như thế nào?</w:t>
      </w:r>
    </w:p>
    <w:p w:rsidRPr="00D67F4A" w:rsidR="00D67F4A" w:rsidP="00385330" w:rsidRDefault="00D67F4A" w14:paraId="767B5FFF" w14:textId="77777777">
      <w:pPr>
        <w:spacing w:line="360" w:lineRule="auto"/>
        <w:jc w:val="both"/>
        <w:rPr>
          <w:rFonts w:ascii="UVN Viet Sach" w:hAnsi="UVN Viet Sach" w:cs="Times New Roman"/>
          <w:sz w:val="26"/>
          <w:szCs w:val="26"/>
        </w:rPr>
      </w:pPr>
      <w:r w:rsidRPr="00D67F4A">
        <w:rPr>
          <w:rFonts w:ascii="UVN Viet Sach" w:hAnsi="UVN Viet Sach" w:cs="Times New Roman"/>
          <w:sz w:val="26"/>
          <w:szCs w:val="26"/>
        </w:rPr>
        <w:t>SNMPv2 hoạt động dựa trên 7 loại thông điệp:</w:t>
      </w:r>
    </w:p>
    <w:p w:rsidRPr="00D67F4A" w:rsidR="00D67F4A" w:rsidP="00385330" w:rsidRDefault="00D67F4A" w14:paraId="761EBE7B" w14:textId="77777777">
      <w:pPr>
        <w:numPr>
          <w:ilvl w:val="0"/>
          <w:numId w:val="7"/>
        </w:numPr>
        <w:spacing w:line="360" w:lineRule="auto"/>
        <w:jc w:val="both"/>
        <w:rPr>
          <w:rFonts w:ascii="UVN Viet Sach" w:hAnsi="UVN Viet Sach" w:cs="Times New Roman"/>
          <w:sz w:val="26"/>
          <w:szCs w:val="26"/>
        </w:rPr>
      </w:pPr>
      <w:r w:rsidRPr="00D67F4A">
        <w:rPr>
          <w:rFonts w:ascii="UVN Viet Sach" w:hAnsi="UVN Viet Sach" w:cs="Times New Roman"/>
          <w:b/>
          <w:sz w:val="26"/>
          <w:szCs w:val="26"/>
        </w:rPr>
        <w:t>GetRequest</w:t>
      </w:r>
      <w:r w:rsidRPr="00D67F4A">
        <w:rPr>
          <w:rFonts w:ascii="UVN Viet Sach" w:hAnsi="UVN Viet Sach" w:cs="Times New Roman"/>
          <w:sz w:val="26"/>
          <w:szCs w:val="26"/>
        </w:rPr>
        <w:t>: Manager gửi GetRequest (chứa một hoặc nhiều OID) đến agent để lấy một hoặc nhiều giá trị của object trong MIB. </w:t>
      </w:r>
    </w:p>
    <w:p w:rsidRPr="00D67F4A" w:rsidR="00D67F4A" w:rsidP="00385330" w:rsidRDefault="00D67F4A" w14:paraId="147E76D6" w14:textId="77777777">
      <w:pPr>
        <w:numPr>
          <w:ilvl w:val="0"/>
          <w:numId w:val="7"/>
        </w:numPr>
        <w:spacing w:line="360" w:lineRule="auto"/>
        <w:jc w:val="both"/>
        <w:rPr>
          <w:rFonts w:ascii="UVN Viet Sach" w:hAnsi="UVN Viet Sach" w:cs="Times New Roman"/>
          <w:sz w:val="26"/>
          <w:szCs w:val="26"/>
        </w:rPr>
      </w:pPr>
      <w:r w:rsidRPr="00D67F4A">
        <w:rPr>
          <w:rFonts w:ascii="UVN Viet Sach" w:hAnsi="UVN Viet Sach" w:cs="Times New Roman"/>
          <w:b/>
          <w:sz w:val="26"/>
          <w:szCs w:val="26"/>
        </w:rPr>
        <w:t>GetNextRequest</w:t>
      </w:r>
      <w:r w:rsidRPr="00D67F4A">
        <w:rPr>
          <w:rFonts w:ascii="UVN Viet Sach" w:hAnsi="UVN Viet Sach" w:cs="Times New Roman"/>
          <w:sz w:val="26"/>
          <w:szCs w:val="26"/>
        </w:rPr>
        <w:t>: Manager gửi GetNextRequest đến agent dùng để lấy giá trị của object nằm kế tiếp object được chỉ ra trong MIB.</w:t>
      </w:r>
    </w:p>
    <w:p w:rsidRPr="00D67F4A" w:rsidR="00D67F4A" w:rsidP="00385330" w:rsidRDefault="00D67F4A" w14:paraId="52A1B6D9" w14:textId="77777777">
      <w:pPr>
        <w:numPr>
          <w:ilvl w:val="0"/>
          <w:numId w:val="7"/>
        </w:numPr>
        <w:spacing w:line="360" w:lineRule="auto"/>
        <w:jc w:val="both"/>
        <w:rPr>
          <w:rFonts w:ascii="UVN Viet Sach" w:hAnsi="UVN Viet Sach" w:cs="Times New Roman"/>
          <w:sz w:val="26"/>
          <w:szCs w:val="26"/>
        </w:rPr>
      </w:pPr>
      <w:r w:rsidRPr="00D67F4A">
        <w:rPr>
          <w:rFonts w:ascii="UVN Viet Sach" w:hAnsi="UVN Viet Sach" w:cs="Times New Roman"/>
          <w:b/>
          <w:sz w:val="26"/>
          <w:szCs w:val="26"/>
        </w:rPr>
        <w:t>GetBulkRequest</w:t>
      </w:r>
      <w:r w:rsidRPr="00D67F4A">
        <w:rPr>
          <w:rFonts w:ascii="UVN Viet Sach" w:hAnsi="UVN Viet Sach" w:cs="Times New Roman"/>
          <w:sz w:val="26"/>
          <w:szCs w:val="26"/>
        </w:rPr>
        <w:t>: Manager gửi GetBulkRequest đến agent để lấy nhiều giá trị của nhiều object. </w:t>
      </w:r>
    </w:p>
    <w:p w:rsidRPr="00D67F4A" w:rsidR="00D67F4A" w:rsidP="00385330" w:rsidRDefault="00D67F4A" w14:paraId="20F08B22" w14:textId="77777777">
      <w:pPr>
        <w:numPr>
          <w:ilvl w:val="0"/>
          <w:numId w:val="7"/>
        </w:numPr>
        <w:spacing w:line="360" w:lineRule="auto"/>
        <w:jc w:val="both"/>
        <w:rPr>
          <w:rFonts w:ascii="UVN Viet Sach" w:hAnsi="UVN Viet Sach" w:cs="Times New Roman"/>
          <w:sz w:val="26"/>
          <w:szCs w:val="26"/>
        </w:rPr>
      </w:pPr>
      <w:r w:rsidRPr="00D67F4A">
        <w:rPr>
          <w:rFonts w:ascii="UVN Viet Sach" w:hAnsi="UVN Viet Sach" w:cs="Times New Roman"/>
          <w:b/>
          <w:sz w:val="26"/>
          <w:szCs w:val="26"/>
        </w:rPr>
        <w:t>InformRequest</w:t>
      </w:r>
      <w:r w:rsidRPr="00D67F4A">
        <w:rPr>
          <w:rFonts w:ascii="UVN Viet Sach" w:hAnsi="UVN Viet Sach" w:cs="Times New Roman"/>
          <w:sz w:val="26"/>
          <w:szCs w:val="26"/>
        </w:rPr>
        <w:t>: Manager gửi InformRequest đến manager nhằm trao đổi thông tin với nhau. </w:t>
      </w:r>
    </w:p>
    <w:p w:rsidRPr="00D67F4A" w:rsidR="00D67F4A" w:rsidP="00385330" w:rsidRDefault="00D67F4A" w14:paraId="47166B32" w14:textId="37065C96">
      <w:pPr>
        <w:numPr>
          <w:ilvl w:val="0"/>
          <w:numId w:val="7"/>
        </w:numPr>
        <w:spacing w:line="360" w:lineRule="auto"/>
        <w:jc w:val="both"/>
        <w:rPr>
          <w:rFonts w:ascii="UVN Viet Sach" w:hAnsi="UVN Viet Sach" w:cs="Times New Roman"/>
          <w:sz w:val="26"/>
          <w:szCs w:val="26"/>
        </w:rPr>
      </w:pPr>
      <w:r w:rsidRPr="00D67F4A">
        <w:rPr>
          <w:rFonts w:ascii="UVN Viet Sach" w:hAnsi="UVN Viet Sach" w:cs="Times New Roman"/>
          <w:b/>
          <w:sz w:val="26"/>
          <w:szCs w:val="26"/>
        </w:rPr>
        <w:t>SetRequest</w:t>
      </w:r>
      <w:r w:rsidRPr="00D67F4A">
        <w:rPr>
          <w:rFonts w:ascii="UVN Viet Sach" w:hAnsi="UVN Viet Sach" w:cs="Times New Roman"/>
          <w:sz w:val="26"/>
          <w:szCs w:val="26"/>
        </w:rPr>
        <w:t>: Manager gửi SetRequest đến agent để thiết lập giá trị cho o</w:t>
      </w:r>
      <w:r w:rsidRPr="00317687" w:rsidR="00AD3DBD">
        <w:rPr>
          <w:rFonts w:ascii="UVN Viet Sach" w:hAnsi="UVN Viet Sach" w:cs="Times New Roman"/>
          <w:sz w:val="26"/>
          <w:szCs w:val="26"/>
        </w:rPr>
        <w:t>b</w:t>
      </w:r>
      <w:r w:rsidRPr="00D67F4A">
        <w:rPr>
          <w:rFonts w:ascii="UVN Viet Sach" w:hAnsi="UVN Viet Sach" w:cs="Times New Roman"/>
          <w:sz w:val="26"/>
          <w:szCs w:val="26"/>
        </w:rPr>
        <w:t>ject dựa vào OID. Chỉ những o</w:t>
      </w:r>
      <w:r w:rsidRPr="00317687" w:rsidR="00306B83">
        <w:rPr>
          <w:rFonts w:ascii="UVN Viet Sach" w:hAnsi="UVN Viet Sach" w:cs="Times New Roman"/>
          <w:sz w:val="26"/>
          <w:szCs w:val="26"/>
        </w:rPr>
        <w:t>b</w:t>
      </w:r>
      <w:r w:rsidRPr="00D67F4A">
        <w:rPr>
          <w:rFonts w:ascii="UVN Viet Sach" w:hAnsi="UVN Viet Sach" w:cs="Times New Roman"/>
          <w:sz w:val="26"/>
          <w:szCs w:val="26"/>
        </w:rPr>
        <w:t>ject có quyền READ_WRITE mới có thể thiết lập giá trị được.</w:t>
      </w:r>
    </w:p>
    <w:p w:rsidRPr="00D67F4A" w:rsidR="00D67F4A" w:rsidP="00385330" w:rsidRDefault="00D67F4A" w14:paraId="421B40D2" w14:textId="77777777">
      <w:pPr>
        <w:numPr>
          <w:ilvl w:val="0"/>
          <w:numId w:val="7"/>
        </w:numPr>
        <w:spacing w:line="360" w:lineRule="auto"/>
        <w:jc w:val="both"/>
        <w:rPr>
          <w:rFonts w:ascii="UVN Viet Sach" w:hAnsi="UVN Viet Sach" w:cs="Times New Roman"/>
          <w:sz w:val="26"/>
          <w:szCs w:val="26"/>
        </w:rPr>
      </w:pPr>
      <w:r w:rsidRPr="00D67F4A">
        <w:rPr>
          <w:rFonts w:ascii="UVN Viet Sach" w:hAnsi="UVN Viet Sach" w:cs="Times New Roman"/>
          <w:b/>
          <w:sz w:val="26"/>
          <w:szCs w:val="26"/>
        </w:rPr>
        <w:t>GetResponse</w:t>
      </w:r>
      <w:r w:rsidRPr="00D67F4A">
        <w:rPr>
          <w:rFonts w:ascii="UVN Viet Sach" w:hAnsi="UVN Viet Sach" w:cs="Times New Roman"/>
          <w:sz w:val="26"/>
          <w:szCs w:val="26"/>
        </w:rPr>
        <w:t>: Sau khi Agent nhận được các thông điệp GetRequest, GetNextRequest hay SetRequest thì nó sẽ gửi GetResponse để trả lời. Trong GetResponse có chứa OID của object được yêu cầu và giá trị của object đó. </w:t>
      </w:r>
    </w:p>
    <w:p w:rsidRPr="00D67F4A" w:rsidR="00D67F4A" w:rsidP="00385330" w:rsidRDefault="00D67F4A" w14:paraId="2A928218" w14:textId="77777777">
      <w:pPr>
        <w:numPr>
          <w:ilvl w:val="0"/>
          <w:numId w:val="7"/>
        </w:numPr>
        <w:spacing w:line="360" w:lineRule="auto"/>
        <w:jc w:val="both"/>
        <w:rPr>
          <w:rFonts w:ascii="UVN Viet Sach" w:hAnsi="UVN Viet Sach" w:cs="Times New Roman"/>
          <w:sz w:val="26"/>
          <w:szCs w:val="26"/>
        </w:rPr>
      </w:pPr>
      <w:r w:rsidRPr="00D67F4A">
        <w:rPr>
          <w:rFonts w:ascii="UVN Viet Sach" w:hAnsi="UVN Viet Sach" w:cs="Times New Roman"/>
          <w:b/>
          <w:sz w:val="26"/>
          <w:szCs w:val="26"/>
        </w:rPr>
        <w:t>Trap</w:t>
      </w:r>
      <w:r w:rsidRPr="00D67F4A">
        <w:rPr>
          <w:rFonts w:ascii="UVN Viet Sach" w:hAnsi="UVN Viet Sach" w:cs="Times New Roman"/>
          <w:sz w:val="26"/>
          <w:szCs w:val="26"/>
        </w:rPr>
        <w:t>:</w:t>
      </w:r>
    </w:p>
    <w:p w:rsidRPr="00D67F4A" w:rsidR="00D67F4A" w:rsidP="00385330" w:rsidRDefault="00D67F4A" w14:paraId="5195A956" w14:textId="77777777">
      <w:pPr>
        <w:numPr>
          <w:ilvl w:val="1"/>
          <w:numId w:val="7"/>
        </w:numPr>
        <w:spacing w:line="360" w:lineRule="auto"/>
        <w:jc w:val="both"/>
        <w:rPr>
          <w:rFonts w:ascii="UVN Viet Sach" w:hAnsi="UVN Viet Sach" w:cs="Times New Roman"/>
          <w:sz w:val="26"/>
          <w:szCs w:val="26"/>
        </w:rPr>
      </w:pPr>
      <w:r w:rsidRPr="00D67F4A">
        <w:rPr>
          <w:rFonts w:ascii="UVN Viet Sach" w:hAnsi="UVN Viet Sach" w:cs="Times New Roman"/>
          <w:sz w:val="26"/>
          <w:szCs w:val="26"/>
        </w:rPr>
        <w:t> Trap được agent tự động gửi đến manager để thông báo trong agent có sự kiện hay biến cố xảy ra. Ví dụ: khi có một cổng bị tắt, người dùng đăng nhập thất bại. Việc gửi hay không gửi khi biến cố xảy ra do hãng sản xuất thiết bị agent quy định. </w:t>
      </w:r>
    </w:p>
    <w:p w:rsidRPr="00D67F4A" w:rsidR="00D67F4A" w:rsidP="00385330" w:rsidRDefault="00D67F4A" w14:paraId="758E212E" w14:textId="77777777">
      <w:pPr>
        <w:numPr>
          <w:ilvl w:val="1"/>
          <w:numId w:val="7"/>
        </w:numPr>
        <w:spacing w:line="360" w:lineRule="auto"/>
        <w:jc w:val="both"/>
        <w:rPr>
          <w:rFonts w:ascii="UVN Viet Sach" w:hAnsi="UVN Viet Sach" w:cs="Times New Roman"/>
          <w:sz w:val="26"/>
          <w:szCs w:val="26"/>
        </w:rPr>
      </w:pPr>
      <w:r w:rsidRPr="00D67F4A">
        <w:rPr>
          <w:rFonts w:ascii="UVN Viet Sach" w:hAnsi="UVN Viet Sach" w:cs="Times New Roman"/>
          <w:sz w:val="26"/>
          <w:szCs w:val="26"/>
        </w:rPr>
        <w:t>SNMP request/response dùng để quản lý còn SNMP trap dùng để cảnh báo. Nguồn gửi trap được gọi là Trap Sender và nơi nhận trap được gọi là Trap Receiver. Mỗi trap sender có thể gửi nhiều trap đến nhiều trap receiver cùng lúc. </w:t>
      </w:r>
    </w:p>
    <w:p w:rsidRPr="00D67F4A" w:rsidR="00D67F4A" w:rsidP="00385330" w:rsidRDefault="00D67F4A" w14:paraId="689BD2DA" w14:textId="77777777">
      <w:pPr>
        <w:numPr>
          <w:ilvl w:val="1"/>
          <w:numId w:val="7"/>
        </w:numPr>
        <w:spacing w:line="360" w:lineRule="auto"/>
        <w:jc w:val="both"/>
        <w:rPr>
          <w:rFonts w:ascii="UVN Viet Sach" w:hAnsi="UVN Viet Sach" w:cs="Times New Roman"/>
          <w:sz w:val="26"/>
          <w:szCs w:val="26"/>
        </w:rPr>
      </w:pPr>
      <w:r w:rsidRPr="00D67F4A">
        <w:rPr>
          <w:rFonts w:ascii="UVN Viet Sach" w:hAnsi="UVN Viet Sach" w:cs="Times New Roman"/>
          <w:sz w:val="26"/>
          <w:szCs w:val="26"/>
        </w:rPr>
        <w:t>Trap gồm 2 loại chính: generic trap (được quy định trong các chuẩn SNMP) và specific trap (do hãng sản xuất tự định nghĩa). Có thể phân biệt loại trap dựa vào mã số là một số nguyên chứa trong gói tin trap. Theo SNMPv1, generic trap có 7 loại sau: coldStart(0), warmStart(1), linkDown(2), linkUp(3), authenticationFailure(4), egpNeighborloss(5), enterpriseSpecific(6).</w:t>
      </w:r>
    </w:p>
    <w:p w:rsidRPr="00A00518" w:rsidR="00D67F4A" w:rsidP="00643D53" w:rsidRDefault="00D67F4A" w14:paraId="210A8700" w14:textId="0A2FA6D7">
      <w:pPr>
        <w:spacing w:line="360" w:lineRule="auto"/>
        <w:jc w:val="center"/>
        <w:rPr>
          <w:rFonts w:ascii="UVN Viet Sach" w:hAnsi="UVN Viet Sach" w:cs="Times New Roman"/>
          <w:sz w:val="26"/>
          <w:szCs w:val="26"/>
        </w:rPr>
      </w:pPr>
      <w:r w:rsidRPr="00317687">
        <w:rPr>
          <w:rFonts w:ascii="UVN Viet Sach" w:hAnsi="UVN Viet Sach" w:cs="Times New Roman"/>
          <w:color w:val="000000"/>
          <w:sz w:val="26"/>
          <w:szCs w:val="26"/>
          <w:bdr w:val="none" w:color="auto" w:sz="0" w:space="0" w:frame="1"/>
        </w:rPr>
        <w:drawing>
          <wp:inline distT="0" distB="0" distL="0" distR="0" wp14:anchorId="00718690" wp14:editId="61204E42">
            <wp:extent cx="5427345" cy="3962400"/>
            <wp:effectExtent l="0" t="0" r="1905" b="0"/>
            <wp:docPr id="188977968" name="Picture 1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7968" name="Picture 11" descr="A diagram of a network&#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7345" cy="3962400"/>
                    </a:xfrm>
                    <a:prstGeom prst="rect">
                      <a:avLst/>
                    </a:prstGeom>
                    <a:noFill/>
                    <a:ln>
                      <a:noFill/>
                    </a:ln>
                  </pic:spPr>
                </pic:pic>
              </a:graphicData>
            </a:graphic>
          </wp:inline>
        </w:drawing>
      </w:r>
    </w:p>
    <w:p w:rsidRPr="00317687" w:rsidR="00CA6470" w:rsidP="008A6FEE" w:rsidRDefault="00BE3E89" w14:paraId="52E92D89" w14:textId="5D3B0CF9">
      <w:pPr>
        <w:pStyle w:val="Heading1"/>
        <w:numPr>
          <w:ilvl w:val="0"/>
          <w:numId w:val="0"/>
        </w:numPr>
        <w:ind w:left="432"/>
        <w:rPr>
          <w:rFonts w:ascii="UVN Viet Sach" w:hAnsi="UVN Viet Sach" w:cs="Times New Roman"/>
          <w:color w:val="2F5496" w:themeColor="accent1" w:themeShade="BF"/>
          <w:sz w:val="26"/>
          <w:szCs w:val="26"/>
        </w:rPr>
      </w:pPr>
      <w:bookmarkStart w:name="_Toc179818432" w:id="8"/>
      <w:r w:rsidRPr="00317687">
        <w:rPr>
          <w:rFonts w:ascii="UVN Viet Sach" w:hAnsi="UVN Viet Sach" w:cs="Times New Roman"/>
          <w:color w:val="2F5496" w:themeColor="accent1" w:themeShade="BF"/>
          <w:sz w:val="26"/>
          <w:szCs w:val="26"/>
        </w:rPr>
        <w:t xml:space="preserve">CHƯƠNG 3: </w:t>
      </w:r>
      <w:bookmarkEnd w:id="8"/>
      <w:r w:rsidRPr="00317687" w:rsidR="00A45CE9">
        <w:rPr>
          <w:rFonts w:ascii="UVN Viet Sach" w:hAnsi="UVN Viet Sach" w:cs="Times New Roman"/>
          <w:color w:val="2F5496" w:themeColor="accent1" w:themeShade="BF"/>
          <w:sz w:val="26"/>
          <w:szCs w:val="26"/>
        </w:rPr>
        <w:t>PHÁT TRIỂN HỆ THỐNG GIÁM SÁT VỚI OBSERVIUM</w:t>
      </w:r>
    </w:p>
    <w:p w:rsidRPr="00317687" w:rsidR="0077088B" w:rsidP="002240B1" w:rsidRDefault="0077088B" w14:paraId="0F5CA44F" w14:textId="420ADB29">
      <w:pPr>
        <w:pStyle w:val="Heading2"/>
        <w:numPr>
          <w:ilvl w:val="0"/>
          <w:numId w:val="0"/>
        </w:numPr>
        <w:ind w:left="576" w:hanging="576"/>
        <w:rPr>
          <w:rFonts w:ascii="UVN Viet Sach" w:hAnsi="UVN Viet Sach" w:cs="Times New Roman"/>
        </w:rPr>
      </w:pPr>
      <w:bookmarkStart w:name="_Toc179818433" w:id="9"/>
      <w:r w:rsidRPr="00317687">
        <w:rPr>
          <w:rFonts w:ascii="UVN Viet Sach" w:hAnsi="UVN Viet Sach" w:cs="Times New Roman"/>
        </w:rPr>
        <w:t xml:space="preserve">3.1. </w:t>
      </w:r>
      <w:bookmarkEnd w:id="9"/>
      <w:r w:rsidRPr="00317687" w:rsidR="00DB64D2">
        <w:rPr>
          <w:rFonts w:ascii="UVN Viet Sach" w:hAnsi="UVN Viet Sach" w:cs="Times New Roman"/>
        </w:rPr>
        <w:t>Giới thiệu về Observium</w:t>
      </w:r>
    </w:p>
    <w:p w:rsidRPr="000F6049" w:rsidR="000F6049" w:rsidP="00385330" w:rsidRDefault="000F6049" w14:paraId="12088929" w14:textId="77777777">
      <w:pPr>
        <w:spacing w:line="360" w:lineRule="auto"/>
        <w:jc w:val="both"/>
        <w:rPr>
          <w:rFonts w:ascii="UVN Viet Sach" w:hAnsi="UVN Viet Sach" w:cs="Times New Roman"/>
          <w:sz w:val="26"/>
          <w:szCs w:val="26"/>
        </w:rPr>
      </w:pPr>
      <w:r w:rsidRPr="000F6049">
        <w:rPr>
          <w:rFonts w:ascii="UVN Viet Sach" w:hAnsi="UVN Viet Sach" w:cs="Times New Roman"/>
          <w:b/>
          <w:sz w:val="26"/>
          <w:szCs w:val="26"/>
        </w:rPr>
        <w:t>Observium</w:t>
      </w:r>
      <w:r w:rsidRPr="000F6049">
        <w:rPr>
          <w:rFonts w:ascii="UVN Viet Sach" w:hAnsi="UVN Viet Sach" w:cs="Times New Roman"/>
          <w:sz w:val="26"/>
          <w:szCs w:val="26"/>
        </w:rPr>
        <w:t xml:space="preserve"> là một nền tảng giám sát và quản lý mạng mã nguồn mở được thiết kế để giúp các quản trị viên hệ thống theo dõi và quản lý hiệu suất của mạng và các thiết bị trong mạng một cách dễ dàng. Với giao diện web trực quan và khả năng hỗ trợ hàng trăm loại thiết bị từ các nhà cung cấp khác nhau, Observium đã trở thành một công cụ mạnh mẽ trong việc quản lý mạng, đặc biệt cho các tổ chức có hệ thống phức tạp.</w:t>
      </w:r>
    </w:p>
    <w:p w:rsidRPr="000F6049" w:rsidR="000F6049" w:rsidP="00385330" w:rsidRDefault="000F6049" w14:paraId="6C829846" w14:textId="77777777">
      <w:pPr>
        <w:numPr>
          <w:ilvl w:val="0"/>
          <w:numId w:val="8"/>
        </w:numPr>
        <w:spacing w:line="360" w:lineRule="auto"/>
        <w:jc w:val="both"/>
        <w:rPr>
          <w:rFonts w:ascii="UVN Viet Sach" w:hAnsi="UVN Viet Sach" w:cs="Times New Roman"/>
          <w:sz w:val="26"/>
          <w:szCs w:val="26"/>
        </w:rPr>
      </w:pPr>
      <w:r w:rsidRPr="000F6049">
        <w:rPr>
          <w:rFonts w:ascii="UVN Viet Sach" w:hAnsi="UVN Viet Sach" w:cs="Times New Roman"/>
          <w:sz w:val="26"/>
          <w:szCs w:val="26"/>
        </w:rPr>
        <w:t>Đặc điểm nổi bật của Observium:</w:t>
      </w:r>
    </w:p>
    <w:p w:rsidRPr="000F6049" w:rsidR="000F6049" w:rsidP="00385330" w:rsidRDefault="000F6049" w14:paraId="69189FFA" w14:textId="77777777">
      <w:pPr>
        <w:numPr>
          <w:ilvl w:val="1"/>
          <w:numId w:val="8"/>
        </w:numPr>
        <w:spacing w:line="360" w:lineRule="auto"/>
        <w:jc w:val="both"/>
        <w:rPr>
          <w:rFonts w:ascii="UVN Viet Sach" w:hAnsi="UVN Viet Sach" w:cs="Times New Roman"/>
          <w:sz w:val="26"/>
          <w:szCs w:val="26"/>
        </w:rPr>
      </w:pPr>
      <w:r w:rsidRPr="000F6049">
        <w:rPr>
          <w:rFonts w:ascii="UVN Viet Sach" w:hAnsi="UVN Viet Sach" w:cs="Times New Roman"/>
          <w:b/>
          <w:sz w:val="26"/>
          <w:szCs w:val="26"/>
        </w:rPr>
        <w:t>Giao diện người dùng thân thiện</w:t>
      </w:r>
      <w:r w:rsidRPr="000F6049">
        <w:rPr>
          <w:rFonts w:ascii="UVN Viet Sach" w:hAnsi="UVN Viet Sach" w:cs="Times New Roman"/>
          <w:sz w:val="26"/>
          <w:szCs w:val="26"/>
        </w:rPr>
        <w:t>: Observium cung cấp một giao diện web rất trực quan, giúp người dùng dễ dàng theo dõi tình trạng của mạng và các thiết bị trong thời gian thực.</w:t>
      </w:r>
    </w:p>
    <w:p w:rsidRPr="000F6049" w:rsidR="000F6049" w:rsidP="00385330" w:rsidRDefault="000F6049" w14:paraId="70BE1F0C" w14:textId="77777777">
      <w:pPr>
        <w:numPr>
          <w:ilvl w:val="1"/>
          <w:numId w:val="8"/>
        </w:numPr>
        <w:spacing w:line="360" w:lineRule="auto"/>
        <w:jc w:val="both"/>
        <w:rPr>
          <w:rFonts w:ascii="UVN Viet Sach" w:hAnsi="UVN Viet Sach" w:cs="Times New Roman"/>
          <w:sz w:val="26"/>
          <w:szCs w:val="26"/>
        </w:rPr>
      </w:pPr>
      <w:r w:rsidRPr="000F6049">
        <w:rPr>
          <w:rFonts w:ascii="UVN Viet Sach" w:hAnsi="UVN Viet Sach" w:cs="Times New Roman"/>
          <w:b/>
          <w:sz w:val="26"/>
          <w:szCs w:val="26"/>
        </w:rPr>
        <w:t>Hỗ trợ đa dạng thiết bị</w:t>
      </w:r>
      <w:r w:rsidRPr="000F6049">
        <w:rPr>
          <w:rFonts w:ascii="UVN Viet Sach" w:hAnsi="UVN Viet Sach" w:cs="Times New Roman"/>
          <w:sz w:val="26"/>
          <w:szCs w:val="26"/>
        </w:rPr>
        <w:t>: Công cụ này có khả năng tự động phát hiện và giám sát nhiều loại thiết bị từ các hãng khác nhau như Cisco, Juniper, Dell, HP, Windows, Linux, và nhiều thiết bị khác sử dụng giao thức SNMP. Điều này giúp Observium phù hợp với hầu hết các môi trường mạng hiện đại.</w:t>
      </w:r>
    </w:p>
    <w:p w:rsidRPr="000F6049" w:rsidR="000F6049" w:rsidP="00385330" w:rsidRDefault="000F6049" w14:paraId="48B9F869" w14:textId="77777777">
      <w:pPr>
        <w:numPr>
          <w:ilvl w:val="1"/>
          <w:numId w:val="8"/>
        </w:numPr>
        <w:spacing w:line="360" w:lineRule="auto"/>
        <w:jc w:val="both"/>
        <w:rPr>
          <w:rFonts w:ascii="UVN Viet Sach" w:hAnsi="UVN Viet Sach" w:cs="Times New Roman"/>
          <w:sz w:val="26"/>
          <w:szCs w:val="26"/>
        </w:rPr>
      </w:pPr>
      <w:r w:rsidRPr="000F6049">
        <w:rPr>
          <w:rFonts w:ascii="UVN Viet Sach" w:hAnsi="UVN Viet Sach" w:cs="Times New Roman"/>
          <w:b/>
          <w:sz w:val="26"/>
          <w:szCs w:val="26"/>
        </w:rPr>
        <w:t>Giám sát hiệu năng mạng</w:t>
      </w:r>
      <w:r w:rsidRPr="000F6049">
        <w:rPr>
          <w:rFonts w:ascii="UVN Viet Sach" w:hAnsi="UVN Viet Sach" w:cs="Times New Roman"/>
          <w:sz w:val="26"/>
          <w:szCs w:val="26"/>
        </w:rPr>
        <w:t>: Observium thu thập các dữ liệu về hiệu suất từ các thiết bị trong mạng, bao gồm các thông tin như lưu lượng băng thông, độ trễ, mức sử dụng CPU và RAM, và nhiều thông tin khác thông qua giao thức SNMP và các giao thức giám sát khác.</w:t>
      </w:r>
    </w:p>
    <w:p w:rsidRPr="000F6049" w:rsidR="000F6049" w:rsidP="00385330" w:rsidRDefault="000F6049" w14:paraId="217BA119" w14:textId="77777777">
      <w:pPr>
        <w:numPr>
          <w:ilvl w:val="1"/>
          <w:numId w:val="8"/>
        </w:numPr>
        <w:spacing w:line="360" w:lineRule="auto"/>
        <w:jc w:val="both"/>
        <w:rPr>
          <w:rFonts w:ascii="UVN Viet Sach" w:hAnsi="UVN Viet Sach" w:cs="Times New Roman"/>
          <w:sz w:val="26"/>
          <w:szCs w:val="26"/>
        </w:rPr>
      </w:pPr>
      <w:r w:rsidRPr="000F6049">
        <w:rPr>
          <w:rFonts w:ascii="UVN Viet Sach" w:hAnsi="UVN Viet Sach" w:cs="Times New Roman"/>
          <w:b/>
          <w:sz w:val="26"/>
          <w:szCs w:val="26"/>
        </w:rPr>
        <w:t>Biểu đồ và báo cáo</w:t>
      </w:r>
      <w:r w:rsidRPr="000F6049">
        <w:rPr>
          <w:rFonts w:ascii="UVN Viet Sach" w:hAnsi="UVN Viet Sach" w:cs="Times New Roman"/>
          <w:sz w:val="26"/>
          <w:szCs w:val="26"/>
        </w:rPr>
        <w:t>: Hệ thống cung cấp các biểu đồ chi tiết giúp quản trị viên dễ dàng theo dõi sự thay đổi trong hiệu suất mạng theo thời gian, từ đó dễ dàng phát hiện và xử lý các vấn đề trước khi chúng trở nên nghiêm trọng.</w:t>
      </w:r>
    </w:p>
    <w:p w:rsidRPr="000F6049" w:rsidR="000F6049" w:rsidP="00385330" w:rsidRDefault="000F6049" w14:paraId="1EE00477" w14:textId="77777777">
      <w:pPr>
        <w:numPr>
          <w:ilvl w:val="1"/>
          <w:numId w:val="8"/>
        </w:numPr>
        <w:spacing w:line="360" w:lineRule="auto"/>
        <w:jc w:val="both"/>
        <w:rPr>
          <w:rFonts w:ascii="UVN Viet Sach" w:hAnsi="UVN Viet Sach" w:cs="Times New Roman"/>
          <w:sz w:val="26"/>
          <w:szCs w:val="26"/>
        </w:rPr>
      </w:pPr>
      <w:r w:rsidRPr="000F6049">
        <w:rPr>
          <w:rFonts w:ascii="UVN Viet Sach" w:hAnsi="UVN Viet Sach" w:cs="Times New Roman"/>
          <w:b/>
          <w:sz w:val="26"/>
          <w:szCs w:val="26"/>
        </w:rPr>
        <w:t>Cảnh báo và thông báo</w:t>
      </w:r>
      <w:r w:rsidRPr="000F6049">
        <w:rPr>
          <w:rFonts w:ascii="UVN Viet Sach" w:hAnsi="UVN Viet Sach" w:cs="Times New Roman"/>
          <w:sz w:val="26"/>
          <w:szCs w:val="26"/>
        </w:rPr>
        <w:t>: Observium có khả năng gửi thông báo khi phát hiện sự cố hoặc khi một tham số vượt quá ngưỡng đã định, giúp quản trị viên có thể kịp thời can thiệp.</w:t>
      </w:r>
    </w:p>
    <w:p w:rsidRPr="000F6049" w:rsidR="000F6049" w:rsidP="00385330" w:rsidRDefault="000F6049" w14:paraId="13180E8B" w14:textId="77777777">
      <w:pPr>
        <w:numPr>
          <w:ilvl w:val="0"/>
          <w:numId w:val="8"/>
        </w:numPr>
        <w:spacing w:line="360" w:lineRule="auto"/>
        <w:jc w:val="both"/>
        <w:rPr>
          <w:rFonts w:ascii="UVN Viet Sach" w:hAnsi="UVN Viet Sach" w:cs="Times New Roman"/>
          <w:sz w:val="26"/>
          <w:szCs w:val="26"/>
        </w:rPr>
      </w:pPr>
      <w:r w:rsidRPr="000F6049">
        <w:rPr>
          <w:rFonts w:ascii="UVN Viet Sach" w:hAnsi="UVN Viet Sach" w:cs="Times New Roman"/>
          <w:sz w:val="26"/>
          <w:szCs w:val="26"/>
        </w:rPr>
        <w:t>Các tính năng chính:</w:t>
      </w:r>
    </w:p>
    <w:p w:rsidRPr="000F6049" w:rsidR="000F6049" w:rsidP="00385330" w:rsidRDefault="000F6049" w14:paraId="1CF29EA6" w14:textId="77777777">
      <w:pPr>
        <w:numPr>
          <w:ilvl w:val="1"/>
          <w:numId w:val="8"/>
        </w:numPr>
        <w:spacing w:line="360" w:lineRule="auto"/>
        <w:jc w:val="both"/>
        <w:rPr>
          <w:rFonts w:ascii="UVN Viet Sach" w:hAnsi="UVN Viet Sach" w:cs="Times New Roman"/>
          <w:sz w:val="26"/>
          <w:szCs w:val="26"/>
        </w:rPr>
      </w:pPr>
      <w:r w:rsidRPr="000F6049">
        <w:rPr>
          <w:rFonts w:ascii="UVN Viet Sach" w:hAnsi="UVN Viet Sach" w:cs="Times New Roman"/>
          <w:b/>
          <w:sz w:val="26"/>
          <w:szCs w:val="26"/>
        </w:rPr>
        <w:t>Tự động phát hiện thiết bị (Auto-discovery)</w:t>
      </w:r>
      <w:r w:rsidRPr="000F6049">
        <w:rPr>
          <w:rFonts w:ascii="UVN Viet Sach" w:hAnsi="UVN Viet Sach" w:cs="Times New Roman"/>
          <w:sz w:val="26"/>
          <w:szCs w:val="26"/>
        </w:rPr>
        <w:t>: Observium có khả năng tự động phát hiện các thiết bị mới trong mạng và thêm chúng vào hệ thống giám sát mà không cần cấu hình thủ công.</w:t>
      </w:r>
    </w:p>
    <w:p w:rsidRPr="000F6049" w:rsidR="000F6049" w:rsidP="00385330" w:rsidRDefault="000F6049" w14:paraId="22BD09F8" w14:textId="77777777">
      <w:pPr>
        <w:numPr>
          <w:ilvl w:val="1"/>
          <w:numId w:val="8"/>
        </w:numPr>
        <w:spacing w:line="360" w:lineRule="auto"/>
        <w:jc w:val="both"/>
        <w:rPr>
          <w:rFonts w:ascii="UVN Viet Sach" w:hAnsi="UVN Viet Sach" w:cs="Times New Roman"/>
          <w:sz w:val="26"/>
          <w:szCs w:val="26"/>
        </w:rPr>
      </w:pPr>
      <w:r w:rsidRPr="000F6049">
        <w:rPr>
          <w:rFonts w:ascii="UVN Viet Sach" w:hAnsi="UVN Viet Sach" w:cs="Times New Roman"/>
          <w:b/>
          <w:sz w:val="26"/>
          <w:szCs w:val="26"/>
        </w:rPr>
        <w:t>Theo dõi hiệu suất thiết bị</w:t>
      </w:r>
      <w:r w:rsidRPr="000F6049">
        <w:rPr>
          <w:rFonts w:ascii="UVN Viet Sach" w:hAnsi="UVN Viet Sach" w:cs="Times New Roman"/>
          <w:sz w:val="26"/>
          <w:szCs w:val="26"/>
        </w:rPr>
        <w:t>: Nó giám sát tài nguyên hệ thống như CPU, RAM, băng thông và lưu lượng mạng của các thiết bị được kết nối.</w:t>
      </w:r>
    </w:p>
    <w:p w:rsidRPr="000F6049" w:rsidR="000F6049" w:rsidP="00385330" w:rsidRDefault="000F6049" w14:paraId="49342365" w14:textId="77777777">
      <w:pPr>
        <w:numPr>
          <w:ilvl w:val="1"/>
          <w:numId w:val="8"/>
        </w:numPr>
        <w:spacing w:line="360" w:lineRule="auto"/>
        <w:jc w:val="both"/>
        <w:rPr>
          <w:rFonts w:ascii="UVN Viet Sach" w:hAnsi="UVN Viet Sach" w:cs="Times New Roman"/>
          <w:sz w:val="26"/>
          <w:szCs w:val="26"/>
        </w:rPr>
      </w:pPr>
      <w:r w:rsidRPr="000F6049">
        <w:rPr>
          <w:rFonts w:ascii="UVN Viet Sach" w:hAnsi="UVN Viet Sach" w:cs="Times New Roman"/>
          <w:b/>
          <w:sz w:val="26"/>
          <w:szCs w:val="26"/>
        </w:rPr>
        <w:t>Quản lý log</w:t>
      </w:r>
      <w:r w:rsidRPr="000F6049">
        <w:rPr>
          <w:rFonts w:ascii="UVN Viet Sach" w:hAnsi="UVN Viet Sach" w:cs="Times New Roman"/>
          <w:sz w:val="26"/>
          <w:szCs w:val="26"/>
        </w:rPr>
        <w:t>: Giúp thu thập và quản lý nhật ký hệ thống từ các thiết bị, hỗ trợ việc phân tích sự cố.</w:t>
      </w:r>
    </w:p>
    <w:p w:rsidRPr="000F6049" w:rsidR="000F6049" w:rsidP="00385330" w:rsidRDefault="000F6049" w14:paraId="703EAB49" w14:textId="77777777">
      <w:pPr>
        <w:numPr>
          <w:ilvl w:val="1"/>
          <w:numId w:val="8"/>
        </w:numPr>
        <w:spacing w:line="360" w:lineRule="auto"/>
        <w:jc w:val="both"/>
        <w:rPr>
          <w:rFonts w:ascii="UVN Viet Sach" w:hAnsi="UVN Viet Sach" w:cs="Times New Roman"/>
          <w:sz w:val="26"/>
          <w:szCs w:val="26"/>
        </w:rPr>
      </w:pPr>
      <w:r w:rsidRPr="000F6049">
        <w:rPr>
          <w:rFonts w:ascii="UVN Viet Sach" w:hAnsi="UVN Viet Sach" w:cs="Times New Roman"/>
          <w:b/>
          <w:sz w:val="26"/>
          <w:szCs w:val="26"/>
        </w:rPr>
        <w:t>Giao thức hỗ trợ</w:t>
      </w:r>
      <w:r w:rsidRPr="000F6049">
        <w:rPr>
          <w:rFonts w:ascii="UVN Viet Sach" w:hAnsi="UVN Viet Sach" w:cs="Times New Roman"/>
          <w:sz w:val="26"/>
          <w:szCs w:val="26"/>
        </w:rPr>
        <w:t>: Hỗ trợ nhiều giao thức khác nhau như SNMP, IPMI, và các API của nhà cung cấp để thu thập thông tin từ các thiết bị mạng.</w:t>
      </w:r>
    </w:p>
    <w:p w:rsidRPr="000F6049" w:rsidR="000F6049" w:rsidP="00385330" w:rsidRDefault="000F6049" w14:paraId="2F3E084E" w14:textId="77777777">
      <w:pPr>
        <w:numPr>
          <w:ilvl w:val="0"/>
          <w:numId w:val="8"/>
        </w:numPr>
        <w:spacing w:line="360" w:lineRule="auto"/>
        <w:jc w:val="both"/>
        <w:rPr>
          <w:rFonts w:ascii="UVN Viet Sach" w:hAnsi="UVN Viet Sach" w:cs="Times New Roman"/>
          <w:sz w:val="26"/>
          <w:szCs w:val="26"/>
        </w:rPr>
      </w:pPr>
      <w:r w:rsidRPr="000F6049">
        <w:rPr>
          <w:rFonts w:ascii="UVN Viet Sach" w:hAnsi="UVN Viet Sach" w:cs="Times New Roman"/>
          <w:sz w:val="26"/>
          <w:szCs w:val="26"/>
        </w:rPr>
        <w:t>Lợi ích của Observium:</w:t>
      </w:r>
    </w:p>
    <w:p w:rsidRPr="000F6049" w:rsidR="000F6049" w:rsidP="00385330" w:rsidRDefault="000F6049" w14:paraId="79D16AAE" w14:textId="77777777">
      <w:pPr>
        <w:numPr>
          <w:ilvl w:val="1"/>
          <w:numId w:val="8"/>
        </w:numPr>
        <w:spacing w:line="360" w:lineRule="auto"/>
        <w:jc w:val="both"/>
        <w:rPr>
          <w:rFonts w:ascii="UVN Viet Sach" w:hAnsi="UVN Viet Sach" w:cs="Times New Roman"/>
          <w:sz w:val="26"/>
          <w:szCs w:val="26"/>
        </w:rPr>
      </w:pPr>
      <w:r w:rsidRPr="000F6049">
        <w:rPr>
          <w:rFonts w:ascii="UVN Viet Sach" w:hAnsi="UVN Viet Sach" w:cs="Times New Roman"/>
          <w:b/>
          <w:sz w:val="26"/>
          <w:szCs w:val="26"/>
        </w:rPr>
        <w:t>Tăng hiệu quả quản lý</w:t>
      </w:r>
      <w:r w:rsidRPr="000F6049">
        <w:rPr>
          <w:rFonts w:ascii="UVN Viet Sach" w:hAnsi="UVN Viet Sach" w:cs="Times New Roman"/>
          <w:sz w:val="26"/>
          <w:szCs w:val="26"/>
        </w:rPr>
        <w:t>: Giúp quản trị viên dễ dàng theo dõi tình trạng của toàn bộ hệ thống mạng chỉ từ một giao diện duy nhất.</w:t>
      </w:r>
    </w:p>
    <w:p w:rsidRPr="000F6049" w:rsidR="000F6049" w:rsidP="00385330" w:rsidRDefault="000F6049" w14:paraId="71F686F3" w14:textId="77777777">
      <w:pPr>
        <w:numPr>
          <w:ilvl w:val="1"/>
          <w:numId w:val="8"/>
        </w:numPr>
        <w:spacing w:line="360" w:lineRule="auto"/>
        <w:jc w:val="both"/>
        <w:rPr>
          <w:rFonts w:ascii="UVN Viet Sach" w:hAnsi="UVN Viet Sach" w:cs="Times New Roman"/>
          <w:sz w:val="26"/>
          <w:szCs w:val="26"/>
        </w:rPr>
      </w:pPr>
      <w:r w:rsidRPr="000F6049">
        <w:rPr>
          <w:rFonts w:ascii="UVN Viet Sach" w:hAnsi="UVN Viet Sach" w:cs="Times New Roman"/>
          <w:b/>
          <w:sz w:val="26"/>
          <w:szCs w:val="26"/>
        </w:rPr>
        <w:t>Giảm thời gian phát hiện và xử lý sự cố</w:t>
      </w:r>
      <w:r w:rsidRPr="000F6049">
        <w:rPr>
          <w:rFonts w:ascii="UVN Viet Sach" w:hAnsi="UVN Viet Sach" w:cs="Times New Roman"/>
          <w:sz w:val="26"/>
          <w:szCs w:val="26"/>
        </w:rPr>
        <w:t>: Với hệ thống cảnh báo và thông báo tức thời, Observium giúp giảm thiểu thời gian phản ứng với các sự cố trong mạng.</w:t>
      </w:r>
    </w:p>
    <w:p w:rsidRPr="000F6049" w:rsidR="000F6049" w:rsidP="00385330" w:rsidRDefault="000F6049" w14:paraId="19A40E4B" w14:textId="77777777">
      <w:pPr>
        <w:numPr>
          <w:ilvl w:val="1"/>
          <w:numId w:val="8"/>
        </w:numPr>
        <w:spacing w:line="360" w:lineRule="auto"/>
        <w:jc w:val="both"/>
        <w:rPr>
          <w:rFonts w:ascii="UVN Viet Sach" w:hAnsi="UVN Viet Sach" w:cs="Times New Roman"/>
          <w:sz w:val="26"/>
          <w:szCs w:val="26"/>
        </w:rPr>
      </w:pPr>
      <w:r w:rsidRPr="000F6049">
        <w:rPr>
          <w:rFonts w:ascii="UVN Viet Sach" w:hAnsi="UVN Viet Sach" w:cs="Times New Roman"/>
          <w:b/>
          <w:sz w:val="26"/>
          <w:szCs w:val="26"/>
        </w:rPr>
        <w:t>Khả năng mở rộng cao</w:t>
      </w:r>
      <w:r w:rsidRPr="000F6049">
        <w:rPr>
          <w:rFonts w:ascii="UVN Viet Sach" w:hAnsi="UVN Viet Sach" w:cs="Times New Roman"/>
          <w:sz w:val="26"/>
          <w:szCs w:val="26"/>
        </w:rPr>
        <w:t>: Observium có thể được triển khai trên các hệ thống mạng từ nhỏ đến lớn, từ các doanh nghiệp nhỏ đến các trung tâm dữ liệu lớn với hàng ngàn thiết bị.</w:t>
      </w:r>
    </w:p>
    <w:p w:rsidRPr="000F6049" w:rsidR="000F6049" w:rsidP="00385330" w:rsidRDefault="000F6049" w14:paraId="45C50A05" w14:textId="77777777">
      <w:pPr>
        <w:numPr>
          <w:ilvl w:val="0"/>
          <w:numId w:val="8"/>
        </w:numPr>
        <w:spacing w:line="360" w:lineRule="auto"/>
        <w:jc w:val="both"/>
        <w:rPr>
          <w:rFonts w:ascii="UVN Viet Sach" w:hAnsi="UVN Viet Sach" w:cs="Times New Roman"/>
          <w:sz w:val="26"/>
          <w:szCs w:val="26"/>
        </w:rPr>
      </w:pPr>
      <w:r w:rsidRPr="000F6049">
        <w:rPr>
          <w:rFonts w:ascii="UVN Viet Sach" w:hAnsi="UVN Viet Sach" w:cs="Times New Roman"/>
          <w:sz w:val="26"/>
          <w:szCs w:val="26"/>
        </w:rPr>
        <w:t>Ứng dụng trong thực tế:</w:t>
      </w:r>
    </w:p>
    <w:p w:rsidRPr="00317687" w:rsidR="000300F9" w:rsidP="00385330" w:rsidRDefault="000F6049" w14:paraId="27EE60E3" w14:textId="77777777">
      <w:pPr>
        <w:numPr>
          <w:ilvl w:val="1"/>
          <w:numId w:val="8"/>
        </w:numPr>
        <w:spacing w:line="360" w:lineRule="auto"/>
        <w:jc w:val="both"/>
        <w:rPr>
          <w:rFonts w:ascii="UVN Viet Sach" w:hAnsi="UVN Viet Sach" w:cs="Times New Roman"/>
          <w:sz w:val="26"/>
          <w:szCs w:val="26"/>
        </w:rPr>
      </w:pPr>
      <w:r w:rsidRPr="000F6049">
        <w:rPr>
          <w:rFonts w:ascii="UVN Viet Sach" w:hAnsi="UVN Viet Sach" w:cs="Times New Roman"/>
          <w:b/>
          <w:sz w:val="26"/>
          <w:szCs w:val="26"/>
        </w:rPr>
        <w:t>Giám sát hệ thống mạng doanh nghiệp</w:t>
      </w:r>
      <w:r w:rsidRPr="000F6049">
        <w:rPr>
          <w:rFonts w:ascii="UVN Viet Sach" w:hAnsi="UVN Viet Sach" w:cs="Times New Roman"/>
          <w:sz w:val="26"/>
          <w:szCs w:val="26"/>
        </w:rPr>
        <w:t>: Observium được sử dụng rộng rãi trong các môi trường doanh nghiệp để giám sát và quản lý mạng lưới thiết bị phức tạp.</w:t>
      </w:r>
    </w:p>
    <w:p w:rsidRPr="00317687" w:rsidR="00DB64D2" w:rsidP="00385330" w:rsidRDefault="000F6049" w14:paraId="361525F3" w14:textId="5FF07CBE">
      <w:pPr>
        <w:numPr>
          <w:ilvl w:val="1"/>
          <w:numId w:val="8"/>
        </w:numPr>
        <w:spacing w:line="360" w:lineRule="auto"/>
        <w:jc w:val="both"/>
        <w:rPr>
          <w:rFonts w:ascii="UVN Viet Sach" w:hAnsi="UVN Viet Sach" w:cs="Times New Roman"/>
          <w:sz w:val="26"/>
          <w:szCs w:val="26"/>
        </w:rPr>
      </w:pPr>
      <w:r w:rsidRPr="00317687">
        <w:rPr>
          <w:rFonts w:ascii="UVN Viet Sach" w:hAnsi="UVN Viet Sach" w:cs="Times New Roman"/>
          <w:b/>
          <w:sz w:val="26"/>
          <w:szCs w:val="26"/>
        </w:rPr>
        <w:t>Giám sát trung tâm dữ liệu</w:t>
      </w:r>
      <w:r w:rsidRPr="00317687">
        <w:rPr>
          <w:rFonts w:ascii="UVN Viet Sach" w:hAnsi="UVN Viet Sach" w:cs="Times New Roman"/>
          <w:sz w:val="26"/>
          <w:szCs w:val="26"/>
        </w:rPr>
        <w:t>: Công cụ này cũng được sử dụng để quản lý hiệu suất và trạng thái của các trung tâm dữ liệu lớn, bao gồm các máy chủ, thiết bị lưu trữ và các thành phần hạ tầng khác.</w:t>
      </w:r>
    </w:p>
    <w:p w:rsidRPr="000300F9" w:rsidR="00977BB8" w:rsidP="00977BB8" w:rsidRDefault="00977BB8" w14:paraId="214CC5BF" w14:textId="77777777">
      <w:pPr>
        <w:spacing w:line="360" w:lineRule="auto"/>
        <w:ind w:left="1440"/>
        <w:rPr>
          <w:rFonts w:ascii="Times New Roman" w:hAnsi="Times New Roman" w:cs="Times New Roman"/>
          <w:sz w:val="26"/>
          <w:szCs w:val="26"/>
        </w:rPr>
      </w:pPr>
    </w:p>
    <w:p w:rsidRPr="00317687" w:rsidR="0077088B" w:rsidP="002240B1" w:rsidRDefault="0077088B" w14:paraId="450F286F" w14:textId="117D0F50">
      <w:pPr>
        <w:pStyle w:val="Heading2"/>
        <w:numPr>
          <w:ilvl w:val="0"/>
          <w:numId w:val="0"/>
        </w:numPr>
        <w:ind w:left="576" w:hanging="576"/>
        <w:rPr>
          <w:rFonts w:ascii="UVN Viet Sach" w:hAnsi="UVN Viet Sach" w:cs="Times New Roman"/>
        </w:rPr>
      </w:pPr>
      <w:bookmarkStart w:name="_Toc179818434" w:id="10"/>
      <w:r w:rsidRPr="00317687">
        <w:rPr>
          <w:rFonts w:ascii="UVN Viet Sach" w:hAnsi="UVN Viet Sach" w:cs="Times New Roman"/>
        </w:rPr>
        <w:t xml:space="preserve">3.2. </w:t>
      </w:r>
      <w:bookmarkEnd w:id="10"/>
      <w:r w:rsidRPr="00317687" w:rsidR="00BC4B78">
        <w:rPr>
          <w:rFonts w:ascii="UVN Viet Sach" w:hAnsi="UVN Viet Sach" w:cs="Times New Roman"/>
        </w:rPr>
        <w:t>Cấu trúc các khối chức năng của ứng dụng Observium</w:t>
      </w:r>
    </w:p>
    <w:p w:rsidRPr="00317687" w:rsidR="00645242" w:rsidP="008A6FEE" w:rsidRDefault="00F20789" w14:paraId="1A9068A0" w14:textId="60285300">
      <w:pPr>
        <w:spacing w:line="360" w:lineRule="auto"/>
        <w:ind w:left="360" w:firstLine="216"/>
        <w:jc w:val="center"/>
        <w:rPr>
          <w:rFonts w:ascii="UVN Viet Sach" w:hAnsi="UVN Viet Sach" w:cs="Times New Roman"/>
          <w:sz w:val="26"/>
          <w:szCs w:val="26"/>
        </w:rPr>
      </w:pPr>
      <w:r w:rsidRPr="00317687">
        <w:rPr>
          <w:rFonts w:ascii="UVN Viet Sach" w:hAnsi="UVN Viet Sach" w:cs="Times New Roman"/>
          <w:sz w:val="26"/>
          <w:szCs w:val="26"/>
        </w:rPr>
        <w:drawing>
          <wp:inline distT="0" distB="0" distL="0" distR="0" wp14:anchorId="06050470" wp14:editId="7D6E248B">
            <wp:extent cx="4376061" cy="2343612"/>
            <wp:effectExtent l="0" t="0" r="5715" b="0"/>
            <wp:docPr id="1488259639"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59639" name="Picture 1" descr="A diagram of a computer network&#10;&#10;Description automatically generated"/>
                    <pic:cNvPicPr/>
                  </pic:nvPicPr>
                  <pic:blipFill>
                    <a:blip r:embed="rId20"/>
                    <a:stretch>
                      <a:fillRect/>
                    </a:stretch>
                  </pic:blipFill>
                  <pic:spPr>
                    <a:xfrm>
                      <a:off x="0" y="0"/>
                      <a:ext cx="4389640" cy="2350884"/>
                    </a:xfrm>
                    <a:prstGeom prst="rect">
                      <a:avLst/>
                    </a:prstGeom>
                  </pic:spPr>
                </pic:pic>
              </a:graphicData>
            </a:graphic>
          </wp:inline>
        </w:drawing>
      </w:r>
    </w:p>
    <w:p w:rsidRPr="00317687" w:rsidR="005D3A04" w:rsidP="00385330" w:rsidRDefault="005D3A04" w14:paraId="0BFEC0B7" w14:textId="7DF792FE">
      <w:pPr>
        <w:spacing w:line="360" w:lineRule="auto"/>
        <w:ind w:left="360"/>
        <w:jc w:val="both"/>
        <w:rPr>
          <w:rFonts w:ascii="UVN Viet Sach" w:hAnsi="UVN Viet Sach" w:cs="Times New Roman"/>
          <w:sz w:val="26"/>
          <w:szCs w:val="26"/>
        </w:rPr>
      </w:pPr>
      <w:r w:rsidRPr="00317687">
        <w:rPr>
          <w:rFonts w:ascii="UVN Viet Sach" w:hAnsi="UVN Viet Sach" w:cs="Times New Roman"/>
          <w:sz w:val="26"/>
          <w:szCs w:val="26"/>
        </w:rPr>
        <w:t>Cấu trúc các khối chức năng của ứng dụng Observium thường gồm các phần chính sau:</w:t>
      </w:r>
    </w:p>
    <w:p w:rsidRPr="00317687" w:rsidR="009C72CD" w:rsidP="00385330" w:rsidRDefault="009C72CD" w14:paraId="0C8AD3F8" w14:textId="0339EAB3">
      <w:pPr>
        <w:pStyle w:val="ListParagraph"/>
        <w:numPr>
          <w:ilvl w:val="0"/>
          <w:numId w:val="10"/>
        </w:numPr>
        <w:spacing w:line="360" w:lineRule="auto"/>
        <w:jc w:val="both"/>
        <w:rPr>
          <w:rFonts w:ascii="UVN Viet Sach" w:hAnsi="UVN Viet Sach" w:cs="Times New Roman"/>
          <w:b/>
          <w:sz w:val="26"/>
          <w:szCs w:val="26"/>
        </w:rPr>
      </w:pPr>
      <w:r w:rsidRPr="00317687">
        <w:rPr>
          <w:rFonts w:ascii="UVN Viet Sach" w:hAnsi="UVN Viet Sach" w:cs="Times New Roman"/>
          <w:b/>
          <w:sz w:val="26"/>
          <w:szCs w:val="26"/>
        </w:rPr>
        <w:t>SNMP + Agent</w:t>
      </w:r>
      <w:r w:rsidRPr="00317687" w:rsidR="00B8007C">
        <w:rPr>
          <w:rFonts w:ascii="UVN Viet Sach" w:hAnsi="UVN Viet Sach" w:cs="Times New Roman"/>
          <w:b/>
          <w:sz w:val="26"/>
          <w:szCs w:val="26"/>
        </w:rPr>
        <w:t>:</w:t>
      </w:r>
    </w:p>
    <w:p w:rsidRPr="00317687" w:rsidR="009C72CD" w:rsidP="00385330" w:rsidRDefault="00B8007C" w14:paraId="5C0A10D8" w14:textId="0923E536">
      <w:pPr>
        <w:pStyle w:val="ListParagraph"/>
        <w:numPr>
          <w:ilvl w:val="0"/>
          <w:numId w:val="8"/>
        </w:numPr>
        <w:spacing w:line="360" w:lineRule="auto"/>
        <w:jc w:val="both"/>
        <w:rPr>
          <w:rFonts w:ascii="UVN Viet Sach" w:hAnsi="UVN Viet Sach" w:cs="Times New Roman"/>
          <w:sz w:val="26"/>
          <w:szCs w:val="26"/>
        </w:rPr>
      </w:pPr>
      <w:r w:rsidRPr="00317687">
        <w:rPr>
          <w:rFonts w:ascii="UVN Viet Sach" w:hAnsi="UVN Viet Sach" w:cs="Times New Roman"/>
          <w:sz w:val="26"/>
          <w:szCs w:val="26"/>
        </w:rPr>
        <w:t>Đây là nguồn chính của dữ liệu, nơi Observium thu thập thông tin từ các thiết bị mạng thông qua giao thức SNMP và các agents. SNMP giúp Observium giám sát tình trạng của các thiết bị như router, switch, máy chủ, v.v.</w:t>
      </w:r>
    </w:p>
    <w:p w:rsidRPr="00317687" w:rsidR="00B8007C" w:rsidP="00385330" w:rsidRDefault="00B8007C" w14:paraId="57ED7859" w14:textId="14A7C4E9">
      <w:pPr>
        <w:pStyle w:val="ListParagraph"/>
        <w:numPr>
          <w:ilvl w:val="0"/>
          <w:numId w:val="10"/>
        </w:numPr>
        <w:spacing w:line="360" w:lineRule="auto"/>
        <w:jc w:val="both"/>
        <w:rPr>
          <w:rFonts w:ascii="UVN Viet Sach" w:hAnsi="UVN Viet Sach" w:cs="Times New Roman"/>
          <w:b/>
          <w:sz w:val="26"/>
          <w:szCs w:val="26"/>
        </w:rPr>
      </w:pPr>
      <w:r w:rsidRPr="00317687">
        <w:rPr>
          <w:rFonts w:ascii="UVN Viet Sach" w:hAnsi="UVN Viet Sach" w:cs="Times New Roman"/>
          <w:b/>
          <w:sz w:val="26"/>
          <w:szCs w:val="26"/>
        </w:rPr>
        <w:t>Poller:</w:t>
      </w:r>
    </w:p>
    <w:p w:rsidRPr="00317687" w:rsidR="00B8007C" w:rsidP="00385330" w:rsidRDefault="00B8007C" w14:paraId="38B4165B" w14:textId="7E21836D">
      <w:pPr>
        <w:pStyle w:val="ListParagraph"/>
        <w:numPr>
          <w:ilvl w:val="0"/>
          <w:numId w:val="8"/>
        </w:numPr>
        <w:spacing w:line="360" w:lineRule="auto"/>
        <w:jc w:val="both"/>
        <w:rPr>
          <w:rFonts w:ascii="UVN Viet Sach" w:hAnsi="UVN Viet Sach" w:cs="Times New Roman"/>
          <w:sz w:val="26"/>
          <w:szCs w:val="26"/>
        </w:rPr>
      </w:pPr>
      <w:r w:rsidRPr="00317687">
        <w:rPr>
          <w:rFonts w:ascii="UVN Viet Sach" w:hAnsi="UVN Viet Sach" w:cs="Times New Roman"/>
          <w:sz w:val="26"/>
          <w:szCs w:val="26"/>
        </w:rPr>
        <w:t xml:space="preserve">Khối </w:t>
      </w:r>
      <w:r w:rsidRPr="00317687">
        <w:rPr>
          <w:rFonts w:ascii="UVN Viet Sach" w:hAnsi="UVN Viet Sach" w:cs="Times New Roman"/>
          <w:b/>
          <w:sz w:val="26"/>
          <w:szCs w:val="26"/>
        </w:rPr>
        <w:t>Poller</w:t>
      </w:r>
      <w:r w:rsidRPr="00317687">
        <w:rPr>
          <w:rFonts w:ascii="UVN Viet Sach" w:hAnsi="UVN Viet Sach" w:cs="Times New Roman"/>
          <w:sz w:val="26"/>
          <w:szCs w:val="26"/>
        </w:rPr>
        <w:t xml:space="preserve"> chịu trách nhiệm lấy dữ liệu định kỳ từ các thiết bị mạng. Dữ liệu thu thập được lưu vào bộ nhớ tạm (Memcached) để truy xuất nhanh, giúp tối ưu hóa quá trình hiển thị và quản lý.</w:t>
      </w:r>
    </w:p>
    <w:p w:rsidRPr="00317687" w:rsidR="00B8007C" w:rsidP="00385330" w:rsidRDefault="00B8007C" w14:paraId="7609236A" w14:textId="2CE6048A">
      <w:pPr>
        <w:pStyle w:val="ListParagraph"/>
        <w:numPr>
          <w:ilvl w:val="0"/>
          <w:numId w:val="10"/>
        </w:numPr>
        <w:spacing w:line="360" w:lineRule="auto"/>
        <w:jc w:val="both"/>
        <w:rPr>
          <w:rFonts w:ascii="UVN Viet Sach" w:hAnsi="UVN Viet Sach" w:cs="Times New Roman"/>
          <w:b/>
          <w:sz w:val="26"/>
          <w:szCs w:val="26"/>
        </w:rPr>
      </w:pPr>
      <w:r w:rsidRPr="00317687">
        <w:rPr>
          <w:rFonts w:ascii="UVN Viet Sach" w:hAnsi="UVN Viet Sach" w:cs="Times New Roman"/>
          <w:b/>
          <w:sz w:val="26"/>
          <w:szCs w:val="26"/>
        </w:rPr>
        <w:t>Billing Poller:</w:t>
      </w:r>
    </w:p>
    <w:p w:rsidRPr="00317687" w:rsidR="00B8007C" w:rsidP="00385330" w:rsidRDefault="0041164B" w14:paraId="7D53787F" w14:textId="5320AE28">
      <w:pPr>
        <w:pStyle w:val="ListParagraph"/>
        <w:numPr>
          <w:ilvl w:val="0"/>
          <w:numId w:val="8"/>
        </w:numPr>
        <w:spacing w:line="360" w:lineRule="auto"/>
        <w:jc w:val="both"/>
        <w:rPr>
          <w:rFonts w:ascii="UVN Viet Sach" w:hAnsi="UVN Viet Sach" w:cs="Times New Roman"/>
          <w:sz w:val="26"/>
          <w:szCs w:val="26"/>
        </w:rPr>
      </w:pPr>
      <w:r w:rsidRPr="00317687">
        <w:rPr>
          <w:rFonts w:ascii="UVN Viet Sach" w:hAnsi="UVN Viet Sach" w:cs="Times New Roman"/>
          <w:sz w:val="26"/>
          <w:szCs w:val="26"/>
        </w:rPr>
        <w:t>Đây là khối giám sát chuyên biệt cho việc tính toán và theo dõi dữ liệu liên quan đến lưu lượng và mức sử dụng băng thông của các thiết bị. Dữ liệu này cũng được lưu trữ vào các hệ thống lưu trữ như RRD (Round Robin Database) và MySQL.</w:t>
      </w:r>
    </w:p>
    <w:p w:rsidRPr="00317687" w:rsidR="0041164B" w:rsidP="00385330" w:rsidRDefault="0041164B" w14:paraId="3EF9E7EC" w14:textId="317AC83A">
      <w:pPr>
        <w:pStyle w:val="ListParagraph"/>
        <w:numPr>
          <w:ilvl w:val="0"/>
          <w:numId w:val="10"/>
        </w:numPr>
        <w:spacing w:line="360" w:lineRule="auto"/>
        <w:jc w:val="both"/>
        <w:rPr>
          <w:rFonts w:ascii="UVN Viet Sach" w:hAnsi="UVN Viet Sach" w:cs="Times New Roman"/>
          <w:b/>
          <w:sz w:val="26"/>
          <w:szCs w:val="26"/>
        </w:rPr>
      </w:pPr>
      <w:r w:rsidRPr="00317687">
        <w:rPr>
          <w:rFonts w:ascii="UVN Viet Sach" w:hAnsi="UVN Viet Sach" w:cs="Times New Roman"/>
          <w:b/>
          <w:sz w:val="26"/>
          <w:szCs w:val="26"/>
        </w:rPr>
        <w:t>Discovery:</w:t>
      </w:r>
    </w:p>
    <w:p w:rsidRPr="00317687" w:rsidR="0041164B" w:rsidP="00385330" w:rsidRDefault="0041164B" w14:paraId="596BBEE3" w14:textId="1C10140D">
      <w:pPr>
        <w:pStyle w:val="ListParagraph"/>
        <w:numPr>
          <w:ilvl w:val="0"/>
          <w:numId w:val="8"/>
        </w:numPr>
        <w:spacing w:line="360" w:lineRule="auto"/>
        <w:jc w:val="both"/>
        <w:rPr>
          <w:rFonts w:ascii="UVN Viet Sach" w:hAnsi="UVN Viet Sach" w:cs="Times New Roman"/>
          <w:sz w:val="26"/>
          <w:szCs w:val="26"/>
        </w:rPr>
      </w:pPr>
      <w:r w:rsidRPr="00317687">
        <w:rPr>
          <w:rFonts w:ascii="UVN Viet Sach" w:hAnsi="UVN Viet Sach" w:cs="Times New Roman"/>
          <w:b/>
          <w:sz w:val="26"/>
          <w:szCs w:val="26"/>
        </w:rPr>
        <w:t>Discovery</w:t>
      </w:r>
      <w:r w:rsidRPr="00317687">
        <w:rPr>
          <w:rFonts w:ascii="UVN Viet Sach" w:hAnsi="UVN Viet Sach" w:cs="Times New Roman"/>
          <w:sz w:val="26"/>
          <w:szCs w:val="26"/>
        </w:rPr>
        <w:t xml:space="preserve"> là khối tự động phát hiện các thiết bị mới trong hệ thống mạng. Khi một thiết bị mới xuất hiện, Discovery sẽ tìm và thêm nó vào hệ thống giám sát của Observium mà không cần phải cấu hình thủ công.</w:t>
      </w:r>
    </w:p>
    <w:p w:rsidRPr="00317687" w:rsidR="0041164B" w:rsidP="00385330" w:rsidRDefault="0041164B" w14:paraId="087F1799" w14:textId="472653F2">
      <w:pPr>
        <w:pStyle w:val="ListParagraph"/>
        <w:numPr>
          <w:ilvl w:val="0"/>
          <w:numId w:val="10"/>
        </w:numPr>
        <w:spacing w:line="360" w:lineRule="auto"/>
        <w:jc w:val="both"/>
        <w:rPr>
          <w:rFonts w:ascii="UVN Viet Sach" w:hAnsi="UVN Viet Sach" w:cs="Times New Roman"/>
          <w:sz w:val="26"/>
          <w:szCs w:val="26"/>
        </w:rPr>
      </w:pPr>
      <w:r w:rsidRPr="00317687">
        <w:rPr>
          <w:rFonts w:ascii="UVN Viet Sach" w:hAnsi="UVN Viet Sach" w:cs="Times New Roman"/>
          <w:b/>
          <w:sz w:val="26"/>
          <w:szCs w:val="26"/>
        </w:rPr>
        <w:t>Memcached</w:t>
      </w:r>
      <w:r w:rsidRPr="00317687">
        <w:rPr>
          <w:rFonts w:ascii="UVN Viet Sach" w:hAnsi="UVN Viet Sach" w:cs="Times New Roman"/>
          <w:sz w:val="26"/>
          <w:szCs w:val="26"/>
        </w:rPr>
        <w:t>:</w:t>
      </w:r>
    </w:p>
    <w:p w:rsidRPr="00317687" w:rsidR="0041164B" w:rsidP="00385330" w:rsidRDefault="005300DA" w14:paraId="1A228842" w14:textId="5A62C2C0">
      <w:pPr>
        <w:pStyle w:val="ListParagraph"/>
        <w:numPr>
          <w:ilvl w:val="0"/>
          <w:numId w:val="8"/>
        </w:numPr>
        <w:spacing w:line="360" w:lineRule="auto"/>
        <w:jc w:val="both"/>
        <w:rPr>
          <w:rFonts w:ascii="UVN Viet Sach" w:hAnsi="UVN Viet Sach" w:cs="Times New Roman"/>
          <w:sz w:val="26"/>
          <w:szCs w:val="26"/>
        </w:rPr>
      </w:pPr>
      <w:r w:rsidRPr="00317687">
        <w:rPr>
          <w:rFonts w:ascii="UVN Viet Sach" w:hAnsi="UVN Viet Sach" w:cs="Times New Roman"/>
          <w:b/>
          <w:sz w:val="26"/>
          <w:szCs w:val="26"/>
        </w:rPr>
        <w:t>Memcached</w:t>
      </w:r>
      <w:r w:rsidRPr="00317687">
        <w:rPr>
          <w:rFonts w:ascii="UVN Viet Sach" w:hAnsi="UVN Viet Sach" w:cs="Times New Roman"/>
          <w:sz w:val="26"/>
          <w:szCs w:val="26"/>
        </w:rPr>
        <w:t xml:space="preserve"> đóng vai trò là bộ nhớ đệm giúp lưu trữ tạm thời dữ liệu để giảm tải cho cơ sở dữ liệu chính và tăng tốc độ truy xuất thông tin khi quản trị viên cần xem dữ liệu thông qua giao diện web.</w:t>
      </w:r>
    </w:p>
    <w:p w:rsidRPr="00317687" w:rsidR="005300DA" w:rsidP="00385330" w:rsidRDefault="005300DA" w14:paraId="0B08C6AA" w14:textId="5D1FC8BD">
      <w:pPr>
        <w:pStyle w:val="ListParagraph"/>
        <w:numPr>
          <w:ilvl w:val="0"/>
          <w:numId w:val="10"/>
        </w:numPr>
        <w:spacing w:line="360" w:lineRule="auto"/>
        <w:jc w:val="both"/>
        <w:rPr>
          <w:rFonts w:ascii="UVN Viet Sach" w:hAnsi="UVN Viet Sach" w:cs="Times New Roman"/>
          <w:sz w:val="26"/>
          <w:szCs w:val="26"/>
        </w:rPr>
      </w:pPr>
      <w:r w:rsidRPr="00317687">
        <w:rPr>
          <w:rFonts w:ascii="UVN Viet Sach" w:hAnsi="UVN Viet Sach" w:cs="Times New Roman"/>
          <w:b/>
          <w:sz w:val="26"/>
          <w:szCs w:val="26"/>
        </w:rPr>
        <w:t>RRD (Round Robin Database)</w:t>
      </w:r>
      <w:r w:rsidRPr="00317687">
        <w:rPr>
          <w:rFonts w:ascii="UVN Viet Sach" w:hAnsi="UVN Viet Sach" w:cs="Times New Roman"/>
          <w:sz w:val="26"/>
          <w:szCs w:val="26"/>
        </w:rPr>
        <w:t>:</w:t>
      </w:r>
    </w:p>
    <w:p w:rsidRPr="00317687" w:rsidR="005300DA" w:rsidP="00385330" w:rsidRDefault="005300DA" w14:paraId="43267673" w14:textId="4E1DCB2C">
      <w:pPr>
        <w:pStyle w:val="ListParagraph"/>
        <w:numPr>
          <w:ilvl w:val="0"/>
          <w:numId w:val="8"/>
        </w:numPr>
        <w:spacing w:line="360" w:lineRule="auto"/>
        <w:jc w:val="both"/>
        <w:rPr>
          <w:rFonts w:ascii="UVN Viet Sach" w:hAnsi="UVN Viet Sach" w:cs="Times New Roman"/>
          <w:sz w:val="26"/>
          <w:szCs w:val="26"/>
        </w:rPr>
      </w:pPr>
      <w:r w:rsidRPr="00317687">
        <w:rPr>
          <w:rFonts w:ascii="UVN Viet Sach" w:hAnsi="UVN Viet Sach" w:cs="Times New Roman"/>
          <w:b/>
          <w:sz w:val="26"/>
          <w:szCs w:val="26"/>
        </w:rPr>
        <w:t>RRD</w:t>
      </w:r>
      <w:r w:rsidRPr="00317687">
        <w:rPr>
          <w:rFonts w:ascii="UVN Viet Sach" w:hAnsi="UVN Viet Sach" w:cs="Times New Roman"/>
          <w:sz w:val="26"/>
          <w:szCs w:val="26"/>
        </w:rPr>
        <w:t xml:space="preserve"> là hệ thống lưu trữ dữ liệu thời gian thực, đặc biệt là các thông số hiệu suất mạng theo thời gian. Nó giúp Observium quản lý khối lượng lớn dữ liệu một cách hiệu quả mà không bị tăng kích thước cơ sở dữ liệu quá mức.</w:t>
      </w:r>
    </w:p>
    <w:p w:rsidRPr="00317687" w:rsidR="005300DA" w:rsidP="00385330" w:rsidRDefault="007C1E11" w14:paraId="18263FB6" w14:textId="1A606537">
      <w:pPr>
        <w:pStyle w:val="ListParagraph"/>
        <w:numPr>
          <w:ilvl w:val="0"/>
          <w:numId w:val="10"/>
        </w:numPr>
        <w:spacing w:line="360" w:lineRule="auto"/>
        <w:jc w:val="both"/>
        <w:rPr>
          <w:rFonts w:ascii="UVN Viet Sach" w:hAnsi="UVN Viet Sach" w:cs="Times New Roman"/>
          <w:sz w:val="26"/>
          <w:szCs w:val="26"/>
        </w:rPr>
      </w:pPr>
      <w:r w:rsidRPr="00317687">
        <w:rPr>
          <w:rFonts w:ascii="UVN Viet Sach" w:hAnsi="UVN Viet Sach" w:cs="Times New Roman"/>
          <w:b/>
          <w:sz w:val="26"/>
          <w:szCs w:val="26"/>
        </w:rPr>
        <w:t>MySQL</w:t>
      </w:r>
      <w:r w:rsidRPr="00317687">
        <w:rPr>
          <w:rFonts w:ascii="UVN Viet Sach" w:hAnsi="UVN Viet Sach" w:cs="Times New Roman"/>
          <w:sz w:val="26"/>
          <w:szCs w:val="26"/>
        </w:rPr>
        <w:t>:</w:t>
      </w:r>
    </w:p>
    <w:p w:rsidRPr="00317687" w:rsidR="007C1E11" w:rsidP="00385330" w:rsidRDefault="007C1E11" w14:paraId="2B6F6B12" w14:textId="7EADB43C">
      <w:pPr>
        <w:pStyle w:val="ListParagraph"/>
        <w:numPr>
          <w:ilvl w:val="0"/>
          <w:numId w:val="8"/>
        </w:numPr>
        <w:spacing w:line="360" w:lineRule="auto"/>
        <w:jc w:val="both"/>
        <w:rPr>
          <w:rFonts w:ascii="UVN Viet Sach" w:hAnsi="UVN Viet Sach" w:cs="Times New Roman"/>
          <w:sz w:val="26"/>
          <w:szCs w:val="26"/>
        </w:rPr>
      </w:pPr>
      <w:r w:rsidRPr="00317687">
        <w:rPr>
          <w:rFonts w:ascii="UVN Viet Sach" w:hAnsi="UVN Viet Sach" w:cs="Times New Roman"/>
          <w:b/>
          <w:sz w:val="26"/>
          <w:szCs w:val="26"/>
        </w:rPr>
        <w:t>MySQL</w:t>
      </w:r>
      <w:r w:rsidRPr="00317687">
        <w:rPr>
          <w:rFonts w:ascii="UVN Viet Sach" w:hAnsi="UVN Viet Sach" w:cs="Times New Roman"/>
          <w:sz w:val="26"/>
          <w:szCs w:val="26"/>
        </w:rPr>
        <w:t xml:space="preserve"> đóng vai trò lưu trữ thông tin cấu hình, thông tin thiết bị, và các dữ liệu liên quan khác để Observium có thể quản lý và hiển thị trên giao diện.</w:t>
      </w:r>
    </w:p>
    <w:p w:rsidRPr="00317687" w:rsidR="007C1E11" w:rsidP="00385330" w:rsidRDefault="007C1E11" w14:paraId="5C456855" w14:textId="18CC954D">
      <w:pPr>
        <w:pStyle w:val="ListParagraph"/>
        <w:numPr>
          <w:ilvl w:val="0"/>
          <w:numId w:val="10"/>
        </w:numPr>
        <w:spacing w:line="360" w:lineRule="auto"/>
        <w:jc w:val="both"/>
        <w:rPr>
          <w:rFonts w:ascii="UVN Viet Sach" w:hAnsi="UVN Viet Sach" w:cs="Times New Roman"/>
          <w:sz w:val="26"/>
          <w:szCs w:val="26"/>
        </w:rPr>
      </w:pPr>
      <w:r w:rsidRPr="00317687">
        <w:rPr>
          <w:rFonts w:ascii="UVN Viet Sach" w:hAnsi="UVN Viet Sach" w:cs="Times New Roman"/>
          <w:b/>
          <w:sz w:val="26"/>
          <w:szCs w:val="26"/>
        </w:rPr>
        <w:t>Web GUI và Graphs</w:t>
      </w:r>
      <w:r w:rsidRPr="00317687">
        <w:rPr>
          <w:rFonts w:ascii="UVN Viet Sach" w:hAnsi="UVN Viet Sach" w:cs="Times New Roman"/>
          <w:sz w:val="26"/>
          <w:szCs w:val="26"/>
        </w:rPr>
        <w:t>:</w:t>
      </w:r>
    </w:p>
    <w:p w:rsidRPr="00B8007C" w:rsidR="007C1E11" w:rsidP="00385330" w:rsidRDefault="00B703F3" w14:paraId="182BB819" w14:textId="2E7E20F9">
      <w:pPr>
        <w:pStyle w:val="ListParagraph"/>
        <w:numPr>
          <w:ilvl w:val="0"/>
          <w:numId w:val="8"/>
        </w:numPr>
        <w:spacing w:line="360" w:lineRule="auto"/>
        <w:jc w:val="both"/>
        <w:rPr>
          <w:rFonts w:ascii="UVN Viet Sach" w:hAnsi="UVN Viet Sach" w:cs="Times New Roman"/>
          <w:sz w:val="26"/>
          <w:szCs w:val="26"/>
        </w:rPr>
      </w:pPr>
      <w:r w:rsidRPr="00317687">
        <w:rPr>
          <w:rFonts w:ascii="UVN Viet Sach" w:hAnsi="UVN Viet Sach" w:cs="Times New Roman"/>
          <w:b/>
          <w:sz w:val="26"/>
          <w:szCs w:val="26"/>
        </w:rPr>
        <w:t>Web GUI</w:t>
      </w:r>
      <w:r w:rsidRPr="00317687">
        <w:rPr>
          <w:rFonts w:ascii="UVN Viet Sach" w:hAnsi="UVN Viet Sach" w:cs="Times New Roman"/>
          <w:sz w:val="26"/>
          <w:szCs w:val="26"/>
        </w:rPr>
        <w:t xml:space="preserve"> là giao diện người dùng trực quan, nơi quản trị viên có thể giám sát tình trạng mạng, các thiết bị và dữ liệu hiệu suất. Dữ liệu được hiển thị qua các biểu đồ (</w:t>
      </w:r>
      <w:r w:rsidRPr="00317687">
        <w:rPr>
          <w:rFonts w:ascii="UVN Viet Sach" w:hAnsi="UVN Viet Sach" w:cs="Times New Roman"/>
          <w:b/>
          <w:sz w:val="26"/>
          <w:szCs w:val="26"/>
        </w:rPr>
        <w:t>Graphs</w:t>
      </w:r>
      <w:r w:rsidRPr="00317687">
        <w:rPr>
          <w:rFonts w:ascii="UVN Viet Sach" w:hAnsi="UVN Viet Sach" w:cs="Times New Roman"/>
          <w:sz w:val="26"/>
          <w:szCs w:val="26"/>
        </w:rPr>
        <w:t>) giúp quản trị viên dễ dàng theo dõi và phát hiện các vấn đề trong mạng.</w:t>
      </w:r>
    </w:p>
    <w:p w:rsidRPr="00885F11" w:rsidR="00885F11" w:rsidP="00385330" w:rsidRDefault="00885F11" w14:paraId="41095F4B" w14:textId="77777777">
      <w:pPr>
        <w:spacing w:line="360" w:lineRule="auto"/>
        <w:ind w:left="360"/>
        <w:jc w:val="both"/>
        <w:rPr>
          <w:rFonts w:ascii="UVN Viet Sach" w:hAnsi="UVN Viet Sach" w:cs="Times New Roman"/>
          <w:sz w:val="26"/>
          <w:szCs w:val="26"/>
        </w:rPr>
      </w:pPr>
      <w:bookmarkStart w:name="_Toc179818435" w:id="11"/>
      <w:r w:rsidRPr="00885F11">
        <w:rPr>
          <w:rFonts w:ascii="UVN Viet Sach" w:hAnsi="UVN Viet Sach" w:cs="Times New Roman"/>
          <w:sz w:val="26"/>
          <w:szCs w:val="26"/>
        </w:rPr>
        <w:t>Cấu trúc này giúp Observium dễ dàng mở rộng, hỗ trợ nhiều loại thiết bị và giúp việc quản lý mạng trở nên hiệu quả hơn.</w:t>
      </w:r>
    </w:p>
    <w:p w:rsidRPr="00317687" w:rsidR="00BC4B78" w:rsidP="00BC4B78" w:rsidRDefault="0077088B" w14:paraId="6E0BCA84" w14:textId="4560570D">
      <w:pPr>
        <w:pStyle w:val="Heading2"/>
        <w:numPr>
          <w:ilvl w:val="0"/>
          <w:numId w:val="0"/>
        </w:numPr>
        <w:ind w:left="576" w:hanging="576"/>
        <w:rPr>
          <w:rFonts w:ascii="UVN Viet Sach" w:hAnsi="UVN Viet Sach" w:cs="Times New Roman"/>
        </w:rPr>
      </w:pPr>
      <w:r w:rsidRPr="00317687">
        <w:rPr>
          <w:rFonts w:ascii="UVN Viet Sach" w:hAnsi="UVN Viet Sach" w:cs="Times New Roman"/>
        </w:rPr>
        <w:t xml:space="preserve">3.3. </w:t>
      </w:r>
      <w:bookmarkEnd w:id="11"/>
      <w:r w:rsidRPr="00317687" w:rsidR="00BC4B78">
        <w:rPr>
          <w:rFonts w:ascii="UVN Viet Sach" w:hAnsi="UVN Viet Sach" w:cs="Times New Roman"/>
        </w:rPr>
        <w:t>Triển khai cài đặt:</w:t>
      </w:r>
    </w:p>
    <w:p w:rsidRPr="00A1239E" w:rsidR="00A1239E" w:rsidP="00A1239E" w:rsidRDefault="00A1239E" w14:paraId="5E92CD60" w14:textId="20DC0738">
      <w:pPr>
        <w:spacing w:line="360" w:lineRule="auto"/>
        <w:rPr>
          <w:rFonts w:ascii="UVN Viet Sach" w:hAnsi="UVN Viet Sach" w:cs="Times New Roman"/>
          <w:sz w:val="26"/>
          <w:szCs w:val="26"/>
        </w:rPr>
      </w:pPr>
      <w:r w:rsidRPr="00A1239E">
        <w:rPr>
          <w:rFonts w:ascii="UVN Viet Sach" w:hAnsi="UVN Viet Sach" w:cs="Times New Roman"/>
          <w:sz w:val="26"/>
          <w:szCs w:val="26"/>
        </w:rPr>
        <w:t xml:space="preserve">Các bước cài đặt được triển khai theo link: </w:t>
      </w:r>
      <w:hyperlink w:history="1" r:id="rId21">
        <w:r w:rsidRPr="00A1239E">
          <w:rPr>
            <w:rStyle w:val="Hyperlink"/>
            <w:rFonts w:ascii="UVN Viet Sach" w:hAnsi="UVN Viet Sach" w:cs="Times New Roman"/>
            <w:sz w:val="26"/>
            <w:szCs w:val="26"/>
          </w:rPr>
          <w:t>https://docs.observium.org/install_debian/</w:t>
        </w:r>
      </w:hyperlink>
    </w:p>
    <w:p w:rsidRPr="00317687" w:rsidR="00D304F5" w:rsidP="00A1239E" w:rsidRDefault="00BE3E89" w14:paraId="77E9BCE6" w14:textId="7927DC94">
      <w:pPr>
        <w:pStyle w:val="Heading1"/>
        <w:numPr>
          <w:ilvl w:val="0"/>
          <w:numId w:val="0"/>
        </w:numPr>
        <w:rPr>
          <w:rFonts w:ascii="UVN Viet Sach" w:hAnsi="UVN Viet Sach" w:cs="Times New Roman"/>
          <w:color w:val="2F5496" w:themeColor="accent1" w:themeShade="BF"/>
          <w:sz w:val="26"/>
          <w:szCs w:val="26"/>
        </w:rPr>
      </w:pPr>
      <w:bookmarkStart w:name="_Toc179818438" w:id="12"/>
      <w:r w:rsidRPr="00317687">
        <w:rPr>
          <w:rFonts w:ascii="UVN Viet Sach" w:hAnsi="UVN Viet Sach" w:cs="Times New Roman"/>
          <w:color w:val="2F5496" w:themeColor="accent1" w:themeShade="BF"/>
          <w:sz w:val="26"/>
          <w:szCs w:val="26"/>
        </w:rPr>
        <w:t xml:space="preserve">CHƯƠNG 4: </w:t>
      </w:r>
      <w:bookmarkEnd w:id="12"/>
      <w:r w:rsidRPr="00317687" w:rsidR="00A1239E">
        <w:rPr>
          <w:rFonts w:ascii="UVN Viet Sach" w:hAnsi="UVN Viet Sach" w:cs="Times New Roman"/>
          <w:color w:val="2F5496" w:themeColor="accent1" w:themeShade="BF"/>
          <w:sz w:val="26"/>
          <w:szCs w:val="26"/>
        </w:rPr>
        <w:t>TRIỂN KHAI THỰC NGHIỆM VÀ KẾT QUẢ</w:t>
      </w:r>
    </w:p>
    <w:p w:rsidRPr="00A00518" w:rsidR="00A1239E" w:rsidP="00A1239E" w:rsidRDefault="0077088B" w14:paraId="6F016A69" w14:textId="37173D46">
      <w:pPr>
        <w:pStyle w:val="Heading2"/>
        <w:numPr>
          <w:ilvl w:val="0"/>
          <w:numId w:val="0"/>
        </w:numPr>
        <w:ind w:left="576" w:hanging="576"/>
        <w:rPr>
          <w:rFonts w:ascii="UVN Viet Sach" w:hAnsi="UVN Viet Sach" w:cs="Times New Roman"/>
        </w:rPr>
      </w:pPr>
      <w:bookmarkStart w:name="_Toc179818439" w:id="13"/>
      <w:r w:rsidRPr="00317687">
        <w:rPr>
          <w:rFonts w:ascii="UVN Viet Sach" w:hAnsi="UVN Viet Sach" w:cs="Times New Roman"/>
        </w:rPr>
        <w:t xml:space="preserve">4.1. </w:t>
      </w:r>
      <w:bookmarkEnd w:id="13"/>
      <w:r w:rsidRPr="00317687" w:rsidR="00A1239E">
        <w:rPr>
          <w:rFonts w:ascii="UVN Viet Sach" w:hAnsi="UVN Viet Sach" w:cs="Times New Roman"/>
        </w:rPr>
        <w:t>Mô</w:t>
      </w:r>
      <w:r w:rsidRPr="00317687" w:rsidR="00654229">
        <w:rPr>
          <w:rFonts w:ascii="UVN Viet Sach" w:hAnsi="UVN Viet Sach" w:cs="Times New Roman"/>
        </w:rPr>
        <w:t xml:space="preserve"> hình và kịch bản triển khai</w:t>
      </w:r>
    </w:p>
    <w:p w:rsidRPr="00317687" w:rsidR="00A45828" w:rsidP="18C99F19" w:rsidRDefault="00A45828" w14:paraId="6F830069" w14:textId="73E8C29C">
      <w:pPr>
        <w:pStyle w:val="Normal"/>
        <w:suppressLineNumbers w:val="0"/>
        <w:bidi w:val="0"/>
        <w:spacing w:before="0" w:beforeAutospacing="off" w:after="160" w:afterAutospacing="off" w:line="259" w:lineRule="auto"/>
        <w:ind w:left="0" w:right="0"/>
        <w:jc w:val="left"/>
        <w:rPr>
          <w:rFonts w:ascii="UVN Viet Sach" w:hAnsi="UVN Viet Sach"/>
        </w:rPr>
      </w:pPr>
      <w:r>
        <w:drawing>
          <wp:inline wp14:editId="7CA72FAD" wp14:anchorId="2DE482A2">
            <wp:extent cx="5760084" cy="3284220"/>
            <wp:effectExtent l="0" t="0" r="0" b="0"/>
            <wp:docPr id="656932344" name="Picture 2" descr="A diagram of a cloud server&#10;&#10;Description automatically generated" title=""/>
            <wp:cNvGraphicFramePr>
              <a:graphicFrameLocks noChangeAspect="1"/>
            </wp:cNvGraphicFramePr>
            <a:graphic>
              <a:graphicData uri="http://schemas.openxmlformats.org/drawingml/2006/picture">
                <pic:pic>
                  <pic:nvPicPr>
                    <pic:cNvPr id="0" name="Picture 2"/>
                    <pic:cNvPicPr/>
                  </pic:nvPicPr>
                  <pic:blipFill>
                    <a:blip r:embed="R204d3be7405d45e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084" cy="3284220"/>
                    </a:xfrm>
                    <a:prstGeom prst="rect">
                      <a:avLst/>
                    </a:prstGeom>
                  </pic:spPr>
                </pic:pic>
              </a:graphicData>
            </a:graphic>
          </wp:inline>
        </w:drawing>
      </w:r>
      <w:r w:rsidR="18C99F19">
        <w:rPr/>
        <w:t>5</w:t>
      </w:r>
    </w:p>
    <w:p w:rsidRPr="00317687" w:rsidR="0077088B" w:rsidP="00C83517" w:rsidRDefault="0077088B" w14:paraId="7DEC6AD3" w14:textId="359DFEBB">
      <w:pPr>
        <w:pStyle w:val="Heading2"/>
        <w:numPr>
          <w:ilvl w:val="0"/>
          <w:numId w:val="0"/>
        </w:numPr>
        <w:ind w:left="576" w:hanging="576"/>
        <w:rPr>
          <w:rFonts w:ascii="UVN Viet Sach" w:hAnsi="UVN Viet Sach" w:cs="Times New Roman"/>
        </w:rPr>
      </w:pPr>
      <w:bookmarkStart w:name="_Toc179818443" w:id="14"/>
      <w:r w:rsidRPr="00317687">
        <w:rPr>
          <w:rFonts w:ascii="UVN Viet Sach" w:hAnsi="UVN Viet Sach" w:cs="Times New Roman"/>
        </w:rPr>
        <w:t xml:space="preserve">4.2. </w:t>
      </w:r>
      <w:bookmarkEnd w:id="14"/>
      <w:r w:rsidRPr="00317687" w:rsidR="00654229">
        <w:rPr>
          <w:rFonts w:ascii="UVN Viet Sach" w:hAnsi="UVN Viet Sach" w:cs="Times New Roman"/>
        </w:rPr>
        <w:t>Kết quả thực nghiệm</w:t>
      </w:r>
    </w:p>
    <w:p w:rsidRPr="00317687" w:rsidR="00A45828" w:rsidP="00A45828" w:rsidRDefault="004218AE" w14:paraId="406CAB65" w14:textId="4EA719E6">
      <w:pPr>
        <w:rPr>
          <w:rFonts w:ascii="UVN Viet Sach" w:hAnsi="UVN Viet Sach" w:cs="Times New Roman"/>
          <w:sz w:val="26"/>
          <w:szCs w:val="26"/>
        </w:rPr>
      </w:pPr>
      <w:r w:rsidRPr="00317687">
        <w:rPr>
          <w:rFonts w:ascii="UVN Viet Sach" w:hAnsi="UVN Viet Sach" w:cs="Times New Roman"/>
          <w:sz w:val="26"/>
          <w:szCs w:val="26"/>
        </w:rPr>
        <w:t xml:space="preserve">Video Demo: </w:t>
      </w:r>
      <w:hyperlink w:history="1" r:id="rId23">
        <w:r w:rsidRPr="00317687">
          <w:rPr>
            <w:rFonts w:cs="Times New Roman"/>
            <w:sz w:val="26"/>
            <w:szCs w:val="26"/>
            <w:u w:val="single"/>
          </w:rPr>
          <w:t>[NT531.P11.MMCL]-Group11-Observium</w:t>
        </w:r>
      </w:hyperlink>
    </w:p>
    <w:p w:rsidRPr="00317687" w:rsidR="00F17206" w:rsidP="00A1239E" w:rsidRDefault="00F17206" w14:paraId="3CD78432" w14:textId="07413783">
      <w:pPr>
        <w:pStyle w:val="Heading2"/>
        <w:numPr>
          <w:ilvl w:val="0"/>
          <w:numId w:val="0"/>
        </w:numPr>
        <w:ind w:left="576" w:hanging="576"/>
        <w:rPr>
          <w:del w:author="Microsoft Word" w:date="2024-10-16T12:36:00Z" w16du:dateUtc="2024-10-16T05:36:00Z" w:id="15"/>
          <w:rFonts w:ascii="UVN Viet Sach" w:hAnsi="UVN Viet Sach" w:cs="Times New Roman"/>
        </w:rPr>
      </w:pPr>
    </w:p>
    <w:p w:rsidRPr="00317687" w:rsidR="00BC732B" w:rsidP="00CA6470" w:rsidRDefault="00BC732B" w14:paraId="4F53D452" w14:textId="77777777">
      <w:pPr>
        <w:rPr>
          <w:rFonts w:ascii="UVN Viet Sach" w:hAnsi="UVN Viet Sach" w:cs="Times New Roman"/>
        </w:rPr>
      </w:pPr>
    </w:p>
    <w:p w:rsidRPr="00317687" w:rsidR="00D304F5" w:rsidP="006A247F" w:rsidRDefault="00BE3E89" w14:paraId="65C57A01" w14:textId="4F812FC9">
      <w:pPr>
        <w:pStyle w:val="Heading1"/>
        <w:numPr>
          <w:ilvl w:val="0"/>
          <w:numId w:val="0"/>
        </w:numPr>
        <w:ind w:left="432"/>
        <w:rPr>
          <w:rFonts w:ascii="UVN Viet Sach" w:hAnsi="UVN Viet Sach" w:cs="Times New Roman"/>
          <w:color w:val="auto"/>
          <w:sz w:val="26"/>
          <w:szCs w:val="26"/>
        </w:rPr>
      </w:pPr>
      <w:bookmarkStart w:name="_Toc179818451" w:id="16"/>
      <w:r w:rsidRPr="00317687">
        <w:rPr>
          <w:rFonts w:ascii="UVN Viet Sach" w:hAnsi="UVN Viet Sach" w:cs="Times New Roman"/>
          <w:color w:val="2F5496" w:themeColor="accent1" w:themeShade="BF"/>
          <w:sz w:val="26"/>
          <w:szCs w:val="26"/>
        </w:rPr>
        <w:t xml:space="preserve">CHƯƠNG 5: </w:t>
      </w:r>
      <w:bookmarkEnd w:id="16"/>
      <w:r w:rsidRPr="00317687" w:rsidR="00A1239E">
        <w:rPr>
          <w:rFonts w:ascii="UVN Viet Sach" w:hAnsi="UVN Viet Sach" w:cs="Times New Roman"/>
          <w:color w:val="2F5496" w:themeColor="accent1" w:themeShade="BF"/>
          <w:sz w:val="26"/>
          <w:szCs w:val="26"/>
        </w:rPr>
        <w:t>KẾT LUẬN VÀ HƯỚNG PHÁT TRIỂN</w:t>
      </w:r>
    </w:p>
    <w:p w:rsidRPr="00317687" w:rsidR="00A15D47" w:rsidP="00654229" w:rsidRDefault="00EF595E" w14:paraId="56935D87" w14:textId="4F9E179F">
      <w:pPr>
        <w:pStyle w:val="Heading2"/>
        <w:numPr>
          <w:ilvl w:val="0"/>
          <w:numId w:val="0"/>
        </w:numPr>
        <w:ind w:left="576" w:hanging="576"/>
        <w:rPr>
          <w:rFonts w:ascii="UVN Viet Sach" w:hAnsi="UVN Viet Sach" w:cs="Times New Roman"/>
        </w:rPr>
      </w:pPr>
      <w:bookmarkStart w:name="_Toc179818452" w:id="17"/>
      <w:r w:rsidRPr="00317687">
        <w:rPr>
          <w:rFonts w:ascii="UVN Viet Sach" w:hAnsi="UVN Viet Sach" w:cs="Times New Roman"/>
        </w:rPr>
        <w:t xml:space="preserve">5.1. </w:t>
      </w:r>
      <w:bookmarkEnd w:id="17"/>
      <w:r w:rsidRPr="00317687" w:rsidR="00654229">
        <w:rPr>
          <w:rFonts w:ascii="UVN Viet Sach" w:hAnsi="UVN Viet Sach" w:cs="Times New Roman"/>
        </w:rPr>
        <w:t>Kết luận</w:t>
      </w:r>
    </w:p>
    <w:p w:rsidRPr="00A00518" w:rsidR="00A00518" w:rsidP="00A00518" w:rsidRDefault="00A00518" w14:paraId="39E8162C" w14:textId="77777777">
      <w:pPr>
        <w:rPr>
          <w:rFonts w:ascii="UVN Viet Sach" w:hAnsi="UVN Viet Sach" w:cs="Times New Roman"/>
          <w:sz w:val="26"/>
          <w:szCs w:val="26"/>
        </w:rPr>
      </w:pPr>
      <w:r w:rsidRPr="00A00518">
        <w:rPr>
          <w:rFonts w:ascii="UVN Viet Sach" w:hAnsi="UVN Viet Sach" w:cs="Times New Roman"/>
          <w:sz w:val="26"/>
          <w:szCs w:val="26"/>
        </w:rPr>
        <w:t>Báo cáo đã nghiên cứu, triển khai và hoàn thành những vấn đề sau: </w:t>
      </w:r>
    </w:p>
    <w:p w:rsidRPr="00A00518" w:rsidR="00A00518" w:rsidP="005E74C5" w:rsidRDefault="00A00518" w14:paraId="17A776DF" w14:textId="77777777">
      <w:pPr>
        <w:numPr>
          <w:ilvl w:val="0"/>
          <w:numId w:val="9"/>
        </w:numPr>
        <w:rPr>
          <w:rFonts w:ascii="UVN Viet Sach" w:hAnsi="UVN Viet Sach" w:cs="Times New Roman"/>
          <w:sz w:val="26"/>
          <w:szCs w:val="26"/>
        </w:rPr>
      </w:pPr>
      <w:r w:rsidRPr="00A00518">
        <w:rPr>
          <w:rFonts w:ascii="UVN Viet Sach" w:hAnsi="UVN Viet Sach" w:cs="Times New Roman"/>
          <w:sz w:val="26"/>
          <w:szCs w:val="26"/>
        </w:rPr>
        <w:t>Lý thuyết: </w:t>
      </w:r>
    </w:p>
    <w:p w:rsidRPr="00A00518" w:rsidR="00A00518" w:rsidP="00385330" w:rsidRDefault="00A00518" w14:paraId="0E87F72C" w14:textId="77777777">
      <w:pPr>
        <w:numPr>
          <w:ilvl w:val="1"/>
          <w:numId w:val="9"/>
        </w:numPr>
        <w:jc w:val="both"/>
        <w:rPr>
          <w:rFonts w:ascii="UVN Viet Sach" w:hAnsi="UVN Viet Sach" w:cs="Times New Roman"/>
          <w:sz w:val="26"/>
          <w:szCs w:val="26"/>
        </w:rPr>
      </w:pPr>
      <w:r w:rsidRPr="00A00518">
        <w:rPr>
          <w:rFonts w:ascii="UVN Viet Sach" w:hAnsi="UVN Viet Sach" w:cs="Times New Roman"/>
          <w:sz w:val="26"/>
          <w:szCs w:val="26"/>
        </w:rPr>
        <w:t>Về vấn đề giám sát: Đi sâu phân tích về giám sát hệ thống và tầm quan trọng của việc giám sát hệ thống trong môi trường mạng. </w:t>
      </w:r>
    </w:p>
    <w:p w:rsidRPr="00A00518" w:rsidR="00A00518" w:rsidP="00385330" w:rsidRDefault="00A00518" w14:paraId="11220244" w14:textId="77777777">
      <w:pPr>
        <w:numPr>
          <w:ilvl w:val="1"/>
          <w:numId w:val="9"/>
        </w:numPr>
        <w:jc w:val="both"/>
        <w:rPr>
          <w:rFonts w:ascii="UVN Viet Sach" w:hAnsi="UVN Viet Sach" w:cs="Times New Roman"/>
          <w:sz w:val="26"/>
          <w:szCs w:val="26"/>
        </w:rPr>
      </w:pPr>
      <w:r w:rsidRPr="00A00518">
        <w:rPr>
          <w:rFonts w:ascii="UVN Viet Sach" w:hAnsi="UVN Viet Sach" w:cs="Times New Roman"/>
          <w:sz w:val="26"/>
          <w:szCs w:val="26"/>
        </w:rPr>
        <w:t>Về giao thức quản lý mạng: Trình bày về giao thức quản lý mạng đơn giản (Simple Network Management Protocol) bao gồm: khái niệm giao thức quản lý mạng, các thành phần trong giao thức quản lý mạng, và cách hoạt động của giao thức quản lý mạng. </w:t>
      </w:r>
    </w:p>
    <w:p w:rsidRPr="00A00518" w:rsidR="00A00518" w:rsidP="00385330" w:rsidRDefault="00A00518" w14:paraId="60BDB5C8" w14:textId="77777777">
      <w:pPr>
        <w:numPr>
          <w:ilvl w:val="1"/>
          <w:numId w:val="9"/>
        </w:numPr>
        <w:jc w:val="both"/>
        <w:rPr>
          <w:rFonts w:ascii="UVN Viet Sach" w:hAnsi="UVN Viet Sach" w:cs="Times New Roman"/>
          <w:sz w:val="26"/>
          <w:szCs w:val="26"/>
        </w:rPr>
      </w:pPr>
      <w:r w:rsidRPr="00A00518">
        <w:rPr>
          <w:rFonts w:ascii="UVN Viet Sach" w:hAnsi="UVN Viet Sach" w:cs="Times New Roman"/>
          <w:sz w:val="26"/>
          <w:szCs w:val="26"/>
        </w:rPr>
        <w:t>Nắm được phương pháp hoạt động và lấy thông tin hệ thống của phần mềm mã nguồn mở Observium. </w:t>
      </w:r>
    </w:p>
    <w:p w:rsidRPr="00A00518" w:rsidR="00A00518" w:rsidP="005E74C5" w:rsidRDefault="00A00518" w14:paraId="68F393A5" w14:textId="77777777">
      <w:pPr>
        <w:numPr>
          <w:ilvl w:val="0"/>
          <w:numId w:val="9"/>
        </w:numPr>
        <w:rPr>
          <w:rFonts w:ascii="UVN Viet Sach" w:hAnsi="UVN Viet Sach" w:cs="Times New Roman"/>
          <w:sz w:val="26"/>
          <w:szCs w:val="26"/>
        </w:rPr>
      </w:pPr>
      <w:r w:rsidRPr="00A00518">
        <w:rPr>
          <w:rFonts w:ascii="UVN Viet Sach" w:hAnsi="UVN Viet Sach" w:cs="Times New Roman"/>
          <w:sz w:val="26"/>
          <w:szCs w:val="26"/>
        </w:rPr>
        <w:t>Thực nghiệm:</w:t>
      </w:r>
    </w:p>
    <w:p w:rsidRPr="00A00518" w:rsidR="00A00518" w:rsidP="005E74C5" w:rsidRDefault="00A00518" w14:paraId="6374008C" w14:textId="77777777">
      <w:pPr>
        <w:numPr>
          <w:ilvl w:val="1"/>
          <w:numId w:val="9"/>
        </w:numPr>
        <w:rPr>
          <w:rFonts w:ascii="UVN Viet Sach" w:hAnsi="UVN Viet Sach" w:cs="Times New Roman"/>
          <w:sz w:val="26"/>
          <w:szCs w:val="26"/>
        </w:rPr>
      </w:pPr>
      <w:r w:rsidRPr="00A00518">
        <w:rPr>
          <w:rFonts w:ascii="UVN Viet Sach" w:hAnsi="UVN Viet Sach" w:cs="Times New Roman"/>
          <w:sz w:val="26"/>
          <w:szCs w:val="26"/>
        </w:rPr>
        <w:t>Báo cáo đưa ra mô hình triển khai và trình bày toàn bộ các bước cấu hình các hệ thống giám sát theo mô hình triển khai đã đề ra. </w:t>
      </w:r>
    </w:p>
    <w:p w:rsidRPr="00A00518" w:rsidR="00A00518" w:rsidP="00385330" w:rsidRDefault="00A00518" w14:paraId="7445F25E" w14:textId="77777777">
      <w:pPr>
        <w:numPr>
          <w:ilvl w:val="1"/>
          <w:numId w:val="9"/>
        </w:numPr>
        <w:jc w:val="both"/>
        <w:rPr>
          <w:rFonts w:ascii="UVN Viet Sach" w:hAnsi="UVN Viet Sach" w:cs="Times New Roman"/>
          <w:sz w:val="26"/>
          <w:szCs w:val="26"/>
        </w:rPr>
      </w:pPr>
      <w:r w:rsidRPr="00A00518">
        <w:rPr>
          <w:rFonts w:ascii="UVN Viet Sach" w:hAnsi="UVN Viet Sach" w:cs="Times New Roman"/>
          <w:sz w:val="26"/>
          <w:szCs w:val="26"/>
        </w:rPr>
        <w:t>Về cơ bản đã khai thác được các chức năng chính của phần mềm mã nguồn mở Observium. Những kết quả đạt được: </w:t>
      </w:r>
    </w:p>
    <w:p w:rsidRPr="00A00518" w:rsidR="00A00518" w:rsidP="00385330" w:rsidRDefault="00A00518" w14:paraId="3A6FF57D" w14:textId="77777777">
      <w:pPr>
        <w:numPr>
          <w:ilvl w:val="1"/>
          <w:numId w:val="9"/>
        </w:numPr>
        <w:jc w:val="both"/>
        <w:rPr>
          <w:rFonts w:ascii="UVN Viet Sach" w:hAnsi="UVN Viet Sach" w:cs="Times New Roman"/>
          <w:sz w:val="26"/>
          <w:szCs w:val="26"/>
        </w:rPr>
      </w:pPr>
      <w:r w:rsidRPr="00A00518">
        <w:rPr>
          <w:rFonts w:ascii="UVN Viet Sach" w:hAnsi="UVN Viet Sach" w:cs="Times New Roman"/>
          <w:sz w:val="26"/>
          <w:szCs w:val="26"/>
        </w:rPr>
        <w:t>Có các kiến thức về giám sát hệ thống, các giao thức quản lý mạng.</w:t>
      </w:r>
    </w:p>
    <w:p w:rsidRPr="00A00518" w:rsidR="00A00518" w:rsidP="00385330" w:rsidRDefault="00A00518" w14:paraId="74298144" w14:textId="77777777">
      <w:pPr>
        <w:numPr>
          <w:ilvl w:val="1"/>
          <w:numId w:val="9"/>
        </w:numPr>
        <w:jc w:val="both"/>
        <w:rPr>
          <w:rFonts w:ascii="UVN Viet Sach" w:hAnsi="UVN Viet Sach" w:cs="Times New Roman"/>
          <w:sz w:val="26"/>
          <w:szCs w:val="26"/>
        </w:rPr>
      </w:pPr>
      <w:r w:rsidRPr="00A00518">
        <w:rPr>
          <w:rFonts w:ascii="UVN Viet Sach" w:hAnsi="UVN Viet Sach" w:cs="Times New Roman"/>
          <w:sz w:val="26"/>
          <w:szCs w:val="26"/>
        </w:rPr>
        <w:t>Triển khai thành công mô hình giám sát hệ thống bằng phần mềm mã nguồn mở Observium. </w:t>
      </w:r>
    </w:p>
    <w:p w:rsidRPr="00A00518" w:rsidR="00A00518" w:rsidP="00385330" w:rsidRDefault="00A00518" w14:paraId="77510B21" w14:textId="77777777">
      <w:pPr>
        <w:numPr>
          <w:ilvl w:val="1"/>
          <w:numId w:val="9"/>
        </w:numPr>
        <w:jc w:val="both"/>
        <w:rPr>
          <w:rFonts w:ascii="UVN Viet Sach" w:hAnsi="UVN Viet Sach" w:cs="Times New Roman"/>
          <w:sz w:val="26"/>
          <w:szCs w:val="26"/>
        </w:rPr>
      </w:pPr>
      <w:r w:rsidRPr="00A00518">
        <w:rPr>
          <w:rFonts w:ascii="UVN Viet Sach" w:hAnsi="UVN Viet Sach" w:cs="Times New Roman"/>
          <w:sz w:val="26"/>
          <w:szCs w:val="26"/>
        </w:rPr>
        <w:t>Có thể cấu hình Router, Switch, ASA, IPS, Windows, Linux phục vụ cho quá trình giám sát. </w:t>
      </w:r>
    </w:p>
    <w:p w:rsidRPr="00317687" w:rsidR="00A00518" w:rsidP="00385330" w:rsidRDefault="00A00518" w14:paraId="47E192B7" w14:textId="19640AB7">
      <w:pPr>
        <w:numPr>
          <w:ilvl w:val="1"/>
          <w:numId w:val="9"/>
        </w:numPr>
        <w:jc w:val="both"/>
        <w:rPr>
          <w:rFonts w:ascii="UVN Viet Sach" w:hAnsi="UVN Viet Sach" w:cs="Times New Roman"/>
          <w:sz w:val="26"/>
          <w:szCs w:val="26"/>
        </w:rPr>
      </w:pPr>
      <w:r w:rsidRPr="00A00518">
        <w:rPr>
          <w:rFonts w:ascii="UVN Viet Sach" w:hAnsi="UVN Viet Sach" w:cs="Times New Roman"/>
          <w:sz w:val="26"/>
          <w:szCs w:val="26"/>
        </w:rPr>
        <w:t>Tích lũy kinh nghiệm trong việc cấu hình các công nghệ trên. </w:t>
      </w:r>
    </w:p>
    <w:p w:rsidRPr="00A00518" w:rsidR="000C059C" w:rsidP="00654229" w:rsidRDefault="00CD4AFA" w14:paraId="317F3901" w14:textId="05BC702E">
      <w:pPr>
        <w:pStyle w:val="Heading2"/>
        <w:numPr>
          <w:ilvl w:val="0"/>
          <w:numId w:val="0"/>
        </w:numPr>
        <w:ind w:left="576" w:hanging="576"/>
        <w:rPr>
          <w:rFonts w:ascii="UVN Viet Sach" w:hAnsi="UVN Viet Sach" w:cs="Times New Roman"/>
        </w:rPr>
      </w:pPr>
      <w:bookmarkStart w:name="_Toc179818455" w:id="18"/>
      <w:r w:rsidRPr="00317687">
        <w:rPr>
          <w:rFonts w:ascii="UVN Viet Sach" w:hAnsi="UVN Viet Sach" w:cs="Times New Roman"/>
        </w:rPr>
        <w:t>5.</w:t>
      </w:r>
      <w:r w:rsidRPr="00317687" w:rsidR="00C40B12">
        <w:rPr>
          <w:rFonts w:ascii="UVN Viet Sach" w:hAnsi="UVN Viet Sach" w:cs="Times New Roman"/>
        </w:rPr>
        <w:t>2</w:t>
      </w:r>
      <w:r w:rsidRPr="00317687">
        <w:rPr>
          <w:rFonts w:ascii="UVN Viet Sach" w:hAnsi="UVN Viet Sach" w:cs="Times New Roman"/>
        </w:rPr>
        <w:t xml:space="preserve">. </w:t>
      </w:r>
      <w:bookmarkEnd w:id="18"/>
      <w:r w:rsidRPr="00317687" w:rsidR="00654229">
        <w:rPr>
          <w:rFonts w:ascii="UVN Viet Sach" w:hAnsi="UVN Viet Sach" w:cs="Times New Roman"/>
        </w:rPr>
        <w:t>Hướng phát triển</w:t>
      </w:r>
    </w:p>
    <w:p w:rsidR="00D9654C" w:rsidP="007E3FBB" w:rsidRDefault="00317687" w14:paraId="5430DD6F" w14:textId="621484A2">
      <w:pPr>
        <w:spacing w:line="360" w:lineRule="auto"/>
        <w:jc w:val="both"/>
        <w:rPr>
          <w:rFonts w:ascii="UVN Viet Sach" w:hAnsi="UVN Viet Sach" w:cs="Times New Roman"/>
          <w:sz w:val="26"/>
          <w:szCs w:val="26"/>
        </w:rPr>
      </w:pPr>
      <w:r>
        <w:rPr>
          <w:noProof/>
        </w:rPr>
        <w:drawing>
          <wp:inline distT="0" distB="0" distL="0" distR="0" wp14:anchorId="3F0133B7" wp14:editId="79D30FA5">
            <wp:extent cx="5760085" cy="2580640"/>
            <wp:effectExtent l="0" t="0" r="0" b="0"/>
            <wp:docPr id="2066203720" name="Picture 3"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03720" name="Picture 3" descr="A diagram of a serv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580640"/>
                    </a:xfrm>
                    <a:prstGeom prst="rect">
                      <a:avLst/>
                    </a:prstGeom>
                    <a:noFill/>
                    <a:ln>
                      <a:noFill/>
                    </a:ln>
                  </pic:spPr>
                </pic:pic>
              </a:graphicData>
            </a:graphic>
          </wp:inline>
        </w:drawing>
      </w:r>
    </w:p>
    <w:p w:rsidRPr="00317687" w:rsidR="00317687" w:rsidP="007E3FBB" w:rsidRDefault="00317687" w14:paraId="3769C170" w14:textId="77777777">
      <w:pPr>
        <w:spacing w:line="360" w:lineRule="auto"/>
        <w:jc w:val="both"/>
        <w:rPr>
          <w:rFonts w:ascii="UVN Viet Sach" w:hAnsi="UVN Viet Sach" w:cs="Times New Roman"/>
          <w:sz w:val="26"/>
          <w:szCs w:val="26"/>
        </w:rPr>
      </w:pPr>
    </w:p>
    <w:p w:rsidRPr="00317687" w:rsidR="002D2EE0" w:rsidP="007E3FBB" w:rsidRDefault="002D2EE0" w14:paraId="0BC00C39" w14:textId="77777777">
      <w:pPr>
        <w:spacing w:line="360" w:lineRule="auto"/>
        <w:jc w:val="both"/>
        <w:rPr>
          <w:rFonts w:ascii="UVN Viet Sach" w:hAnsi="UVN Viet Sach" w:cs="Times New Roman"/>
          <w:sz w:val="26"/>
          <w:szCs w:val="26"/>
        </w:rPr>
      </w:pPr>
    </w:p>
    <w:p w:rsidRPr="00317687" w:rsidR="004F69F4" w:rsidP="00B742F0" w:rsidRDefault="00DC013F" w14:paraId="65E18915" w14:textId="167F899C">
      <w:pPr>
        <w:pStyle w:val="Heading1"/>
        <w:numPr>
          <w:ilvl w:val="0"/>
          <w:numId w:val="0"/>
        </w:numPr>
        <w:ind w:left="432" w:hanging="432"/>
        <w:rPr>
          <w:rFonts w:ascii="UVN Viet Sach" w:hAnsi="UVN Viet Sach" w:cs="Times New Roman"/>
          <w:b w:val="0"/>
          <w:color w:val="auto"/>
          <w:sz w:val="26"/>
          <w:szCs w:val="26"/>
        </w:rPr>
      </w:pPr>
      <w:bookmarkStart w:name="_Toc179818462" w:id="19"/>
      <w:r w:rsidRPr="00317687">
        <w:rPr>
          <w:rFonts w:ascii="UVN Viet Sach" w:hAnsi="UVN Viet Sach" w:cs="Times New Roman"/>
          <w:color w:val="auto"/>
          <w:sz w:val="26"/>
          <w:szCs w:val="26"/>
          <w:lang w:val="vi-VN"/>
        </w:rPr>
        <w:t>TÀI LIỆU THAM KHẢO</w:t>
      </w:r>
      <w:bookmarkEnd w:id="19"/>
    </w:p>
    <w:p w:rsidRPr="00317687" w:rsidR="00C1556E" w:rsidP="00E45686" w:rsidRDefault="00F96B76" w14:paraId="5CB31B02" w14:textId="34CE1375">
      <w:pPr>
        <w:spacing w:line="360" w:lineRule="auto"/>
        <w:jc w:val="both"/>
        <w:rPr>
          <w:rFonts w:ascii="UVN Viet Sach" w:hAnsi="UVN Viet Sach" w:cs="Times New Roman"/>
          <w:sz w:val="26"/>
          <w:szCs w:val="26"/>
        </w:rPr>
      </w:pPr>
      <w:r w:rsidRPr="00317687">
        <w:rPr>
          <w:rFonts w:ascii="UVN Viet Sach" w:hAnsi="UVN Viet Sach" w:cs="Times New Roman"/>
          <w:sz w:val="26"/>
          <w:szCs w:val="26"/>
        </w:rPr>
        <w:t>[1]</w:t>
      </w:r>
      <w:hyperlink w:history="1" r:id="rId25">
        <w:r w:rsidRPr="00317687" w:rsidR="00941AA0">
          <w:rPr>
            <w:rStyle w:val="Hyperlink"/>
            <w:rFonts w:ascii="UVN Viet Sach" w:hAnsi="UVN Viet Sach" w:cs="Times New Roman"/>
            <w:sz w:val="26"/>
            <w:szCs w:val="26"/>
          </w:rPr>
          <w:t xml:space="preserve"> https://www.observium.org/</w:t>
        </w:r>
      </w:hyperlink>
    </w:p>
    <w:p w:rsidRPr="00317687" w:rsidR="00A22B99" w:rsidP="00E45686" w:rsidRDefault="00A22B99" w14:paraId="727CA8AE" w14:textId="2AD5B895">
      <w:pPr>
        <w:spacing w:line="360" w:lineRule="auto"/>
        <w:jc w:val="both"/>
        <w:rPr>
          <w:rFonts w:ascii="UVN Viet Sach" w:hAnsi="UVN Viet Sach" w:cs="Times New Roman"/>
          <w:sz w:val="26"/>
          <w:szCs w:val="26"/>
        </w:rPr>
      </w:pPr>
      <w:r w:rsidRPr="00317687">
        <w:rPr>
          <w:rFonts w:ascii="UVN Viet Sach" w:hAnsi="UVN Viet Sach" w:cs="Times New Roman"/>
          <w:sz w:val="26"/>
          <w:szCs w:val="26"/>
        </w:rPr>
        <w:t xml:space="preserve">[2] </w:t>
      </w:r>
      <w:hyperlink w:history="1" r:id="rId26">
        <w:r w:rsidRPr="00317687" w:rsidR="00BF1B89">
          <w:rPr>
            <w:rStyle w:val="Hyperlink"/>
            <w:rFonts w:ascii="UVN Viet Sach" w:hAnsi="UVN Viet Sach" w:cs="Times New Roman"/>
            <w:sz w:val="26"/>
            <w:szCs w:val="26"/>
          </w:rPr>
          <w:t>https://suncloud.vn/</w:t>
        </w:r>
      </w:hyperlink>
    </w:p>
    <w:p w:rsidRPr="00317687" w:rsidR="00A64B10" w:rsidP="00A03C50" w:rsidRDefault="00A64B10" w14:paraId="07045393" w14:textId="4F2CEA2F">
      <w:pPr>
        <w:spacing w:line="360" w:lineRule="auto"/>
        <w:jc w:val="center"/>
        <w:rPr>
          <w:rFonts w:ascii="UVN Viet Sach" w:hAnsi="UVN Viet Sach" w:cs="Times New Roman"/>
          <w:b/>
          <w:sz w:val="26"/>
          <w:szCs w:val="26"/>
        </w:rPr>
      </w:pPr>
    </w:p>
    <w:p w:rsidRPr="00317687" w:rsidR="00D11E8E" w:rsidP="00A03C50" w:rsidRDefault="00D11E8E" w14:paraId="3BB62B29" w14:textId="77777777">
      <w:pPr>
        <w:spacing w:line="360" w:lineRule="auto"/>
        <w:jc w:val="center"/>
        <w:rPr>
          <w:rFonts w:ascii="UVN Viet Sach" w:hAnsi="UVN Viet Sach" w:cs="Times New Roman"/>
          <w:b/>
          <w:sz w:val="26"/>
          <w:szCs w:val="26"/>
        </w:rPr>
      </w:pPr>
    </w:p>
    <w:p w:rsidRPr="00317687" w:rsidR="00E25330" w:rsidP="00A03C50" w:rsidRDefault="00E25330" w14:paraId="20058F27" w14:textId="3E881B9B">
      <w:pPr>
        <w:spacing w:line="360" w:lineRule="auto"/>
        <w:jc w:val="center"/>
        <w:rPr>
          <w:rFonts w:ascii="UVN Viet Sach" w:hAnsi="UVN Viet Sach" w:cs="Times New Roman"/>
          <w:b/>
          <w:color w:val="2F5496" w:themeColor="accent1" w:themeShade="BF"/>
          <w:sz w:val="26"/>
          <w:szCs w:val="26"/>
        </w:rPr>
      </w:pPr>
      <w:r w:rsidRPr="00317687">
        <w:rPr>
          <w:rFonts w:ascii="UVN Viet Sach" w:hAnsi="UVN Viet Sach" w:cs="Times New Roman"/>
          <w:b/>
          <w:color w:val="2F5496" w:themeColor="accent1" w:themeShade="BF"/>
          <w:sz w:val="26"/>
          <w:szCs w:val="26"/>
        </w:rPr>
        <w:t>H</w:t>
      </w:r>
      <w:r w:rsidRPr="00317687" w:rsidR="00E8720A">
        <w:rPr>
          <w:rFonts w:ascii="UVN Viet Sach" w:hAnsi="UVN Viet Sach" w:cs="Times New Roman"/>
          <w:b/>
          <w:color w:val="2F5496" w:themeColor="accent1" w:themeShade="BF"/>
          <w:sz w:val="26"/>
          <w:szCs w:val="26"/>
        </w:rPr>
        <w:t>ẾT</w:t>
      </w:r>
      <w:r w:rsidRPr="00317687" w:rsidR="00D30FC2">
        <w:rPr>
          <w:rFonts w:ascii="UVN Viet Sach" w:hAnsi="UVN Viet Sach" w:cs="Times New Roman"/>
          <w:b/>
          <w:color w:val="2F5496" w:themeColor="accent1" w:themeShade="BF"/>
          <w:sz w:val="26"/>
          <w:szCs w:val="26"/>
        </w:rPr>
        <w:t>.</w:t>
      </w:r>
    </w:p>
    <w:sectPr w:rsidRPr="00317687" w:rsidR="00E25330">
      <w:footerReference w:type="default" r:id="rId27"/>
      <w:pgSz w:w="11906" w:h="16838" w:orient="portrait"/>
      <w:pgMar w:top="1134" w:right="1134" w:bottom="1134" w:left="1701" w:header="720" w:footer="0" w:gutter="0"/>
      <w:pgBorders w:zOrder="back" w:display="firstPage" w:offsetFrom="page">
        <w:top w:val="twistedLines1" w:color="auto" w:sz="18" w:space="24"/>
        <w:left w:val="twistedLines1" w:color="auto" w:sz="18" w:space="24"/>
        <w:bottom w:val="twistedLines1" w:color="auto" w:sz="18" w:space="24"/>
        <w:right w:val="twistedLines1" w:color="auto" w:sz="18" w:space="24"/>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86E49" w:rsidRDefault="00286E49" w14:paraId="4CC88DAF" w14:textId="77777777">
      <w:pPr>
        <w:spacing w:after="0" w:line="240" w:lineRule="auto"/>
      </w:pPr>
      <w:r>
        <w:separator/>
      </w:r>
    </w:p>
  </w:endnote>
  <w:endnote w:type="continuationSeparator" w:id="0">
    <w:p w:rsidR="00286E49" w:rsidRDefault="00286E49" w14:paraId="51711306" w14:textId="77777777">
      <w:pPr>
        <w:spacing w:after="0" w:line="240" w:lineRule="auto"/>
      </w:pPr>
      <w:r>
        <w:continuationSeparator/>
      </w:r>
    </w:p>
  </w:endnote>
  <w:endnote w:type="continuationNotice" w:id="1">
    <w:p w:rsidR="00286E49" w:rsidRDefault="00286E49" w14:paraId="1560A536"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VN Viet Sach">
    <w:altName w:val="Cambria"/>
    <w:charset w:val="00"/>
    <w:family w:val="roman"/>
    <w:pitch w:val="variable"/>
    <w:sig w:usb0="00000087" w:usb1="00000000" w:usb2="00000000" w:usb3="00000000" w:csb0="0000001B"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7766626"/>
      <w:placeholder>
        <w:docPart w:val="DefaultPlaceholder_1081868574"/>
      </w:placeholder>
    </w:sdtPr>
    <w:sdtEndPr>
      <w:rPr>
        <w:color w:val="808080" w:themeColor="background1" w:themeShade="80"/>
        <w:spacing w:val="60"/>
      </w:rPr>
    </w:sdtEndPr>
    <w:sdtContent>
      <w:p w:rsidR="00173C20" w:rsidRDefault="00173C20" w14:paraId="3AA999E2" w14:textId="1EDE75E4">
        <w:pPr>
          <w:pStyle w:val="Footer"/>
          <w:pBdr>
            <w:top w:val="single" w:color="D9D9D9" w:themeColor="background1" w:themeShade="D9" w:sz="4" w:space="1"/>
          </w:pBdr>
          <w:jc w:val="right"/>
        </w:pPr>
        <w:r>
          <w:fldChar w:fldCharType="begin"/>
        </w:r>
        <w:r>
          <w:instrText xml:space="preserve"> PAGE   \* MERGEFORMAT </w:instrText>
        </w:r>
        <w:r>
          <w:fldChar w:fldCharType="separate"/>
        </w:r>
        <w:r>
          <w:t>52</w:t>
        </w:r>
        <w:r>
          <w:fldChar w:fldCharType="end"/>
        </w:r>
        <w:r>
          <w:t xml:space="preserve"> | </w:t>
        </w:r>
      </w:p>
    </w:sdtContent>
  </w:sdt>
  <w:p w:rsidR="00173C20" w:rsidRDefault="00173C20" w14:paraId="17814ED1"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86E49" w:rsidRDefault="00286E49" w14:paraId="2AECBE5A" w14:textId="77777777">
      <w:pPr>
        <w:spacing w:after="0" w:line="240" w:lineRule="auto"/>
      </w:pPr>
      <w:r>
        <w:separator/>
      </w:r>
    </w:p>
  </w:footnote>
  <w:footnote w:type="continuationSeparator" w:id="0">
    <w:p w:rsidR="00286E49" w:rsidRDefault="00286E49" w14:paraId="18F45896" w14:textId="77777777">
      <w:pPr>
        <w:spacing w:after="0" w:line="240" w:lineRule="auto"/>
      </w:pPr>
      <w:r>
        <w:continuationSeparator/>
      </w:r>
    </w:p>
  </w:footnote>
  <w:footnote w:type="continuationNotice" w:id="1">
    <w:p w:rsidR="00286E49" w:rsidRDefault="00286E49" w14:paraId="53D1B444"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E40D4"/>
    <w:multiLevelType w:val="hybridMultilevel"/>
    <w:tmpl w:val="EF2AC04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35B7195"/>
    <w:multiLevelType w:val="hybridMultilevel"/>
    <w:tmpl w:val="252441D6"/>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 w15:restartNumberingAfterBreak="0">
    <w:nsid w:val="0A45315E"/>
    <w:multiLevelType w:val="hybridMultilevel"/>
    <w:tmpl w:val="0948741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E34118E"/>
    <w:multiLevelType w:val="hybridMultilevel"/>
    <w:tmpl w:val="30C2082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 w15:restartNumberingAfterBreak="0">
    <w:nsid w:val="117F625C"/>
    <w:multiLevelType w:val="hybridMultilevel"/>
    <w:tmpl w:val="56CEB3AE"/>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5" w15:restartNumberingAfterBreak="0">
    <w:nsid w:val="131F532C"/>
    <w:multiLevelType w:val="hybridMultilevel"/>
    <w:tmpl w:val="C0FC077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4BB7973"/>
    <w:multiLevelType w:val="hybridMultilevel"/>
    <w:tmpl w:val="215E7B26"/>
    <w:lvl w:ilvl="0" w:tplc="8480A052">
      <w:start w:val="1"/>
      <w:numFmt w:val="bullet"/>
      <w:lvlText w:val=""/>
      <w:lvlJc w:val="left"/>
      <w:pPr>
        <w:ind w:left="720" w:hanging="360"/>
      </w:pPr>
      <w:rPr>
        <w:rFonts w:hint="default" w:ascii="Symbol" w:hAnsi="Symbol" w:eastAsia="Calibri"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1600321B"/>
    <w:multiLevelType w:val="hybridMultilevel"/>
    <w:tmpl w:val="BE5EA89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181A504D"/>
    <w:multiLevelType w:val="hybridMultilevel"/>
    <w:tmpl w:val="D8CCAC1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202B53D8"/>
    <w:multiLevelType w:val="hybridMultilevel"/>
    <w:tmpl w:val="853E1866"/>
    <w:lvl w:ilvl="0" w:tplc="04090001">
      <w:start w:val="1"/>
      <w:numFmt w:val="bullet"/>
      <w:lvlText w:val=""/>
      <w:lvlJc w:val="left"/>
      <w:pPr>
        <w:ind w:left="780" w:hanging="360"/>
      </w:pPr>
      <w:rPr>
        <w:rFonts w:hint="default" w:ascii="Symbol" w:hAnsi="Symbol"/>
      </w:rPr>
    </w:lvl>
    <w:lvl w:ilvl="1" w:tplc="04090003" w:tentative="1">
      <w:start w:val="1"/>
      <w:numFmt w:val="bullet"/>
      <w:lvlText w:val="o"/>
      <w:lvlJc w:val="left"/>
      <w:pPr>
        <w:ind w:left="1500" w:hanging="360"/>
      </w:pPr>
      <w:rPr>
        <w:rFonts w:hint="default" w:ascii="Courier New" w:hAnsi="Courier New" w:cs="Courier New"/>
      </w:rPr>
    </w:lvl>
    <w:lvl w:ilvl="2" w:tplc="04090005" w:tentative="1">
      <w:start w:val="1"/>
      <w:numFmt w:val="bullet"/>
      <w:lvlText w:val=""/>
      <w:lvlJc w:val="left"/>
      <w:pPr>
        <w:ind w:left="2220" w:hanging="360"/>
      </w:pPr>
      <w:rPr>
        <w:rFonts w:hint="default" w:ascii="Wingdings" w:hAnsi="Wingdings"/>
      </w:rPr>
    </w:lvl>
    <w:lvl w:ilvl="3" w:tplc="04090001" w:tentative="1">
      <w:start w:val="1"/>
      <w:numFmt w:val="bullet"/>
      <w:lvlText w:val=""/>
      <w:lvlJc w:val="left"/>
      <w:pPr>
        <w:ind w:left="2940" w:hanging="360"/>
      </w:pPr>
      <w:rPr>
        <w:rFonts w:hint="default" w:ascii="Symbol" w:hAnsi="Symbol"/>
      </w:rPr>
    </w:lvl>
    <w:lvl w:ilvl="4" w:tplc="04090003" w:tentative="1">
      <w:start w:val="1"/>
      <w:numFmt w:val="bullet"/>
      <w:lvlText w:val="o"/>
      <w:lvlJc w:val="left"/>
      <w:pPr>
        <w:ind w:left="3660" w:hanging="360"/>
      </w:pPr>
      <w:rPr>
        <w:rFonts w:hint="default" w:ascii="Courier New" w:hAnsi="Courier New" w:cs="Courier New"/>
      </w:rPr>
    </w:lvl>
    <w:lvl w:ilvl="5" w:tplc="04090005" w:tentative="1">
      <w:start w:val="1"/>
      <w:numFmt w:val="bullet"/>
      <w:lvlText w:val=""/>
      <w:lvlJc w:val="left"/>
      <w:pPr>
        <w:ind w:left="4380" w:hanging="360"/>
      </w:pPr>
      <w:rPr>
        <w:rFonts w:hint="default" w:ascii="Wingdings" w:hAnsi="Wingdings"/>
      </w:rPr>
    </w:lvl>
    <w:lvl w:ilvl="6" w:tplc="04090001" w:tentative="1">
      <w:start w:val="1"/>
      <w:numFmt w:val="bullet"/>
      <w:lvlText w:val=""/>
      <w:lvlJc w:val="left"/>
      <w:pPr>
        <w:ind w:left="5100" w:hanging="360"/>
      </w:pPr>
      <w:rPr>
        <w:rFonts w:hint="default" w:ascii="Symbol" w:hAnsi="Symbol"/>
      </w:rPr>
    </w:lvl>
    <w:lvl w:ilvl="7" w:tplc="04090003" w:tentative="1">
      <w:start w:val="1"/>
      <w:numFmt w:val="bullet"/>
      <w:lvlText w:val="o"/>
      <w:lvlJc w:val="left"/>
      <w:pPr>
        <w:ind w:left="5820" w:hanging="360"/>
      </w:pPr>
      <w:rPr>
        <w:rFonts w:hint="default" w:ascii="Courier New" w:hAnsi="Courier New" w:cs="Courier New"/>
      </w:rPr>
    </w:lvl>
    <w:lvl w:ilvl="8" w:tplc="04090005" w:tentative="1">
      <w:start w:val="1"/>
      <w:numFmt w:val="bullet"/>
      <w:lvlText w:val=""/>
      <w:lvlJc w:val="left"/>
      <w:pPr>
        <w:ind w:left="6540" w:hanging="360"/>
      </w:pPr>
      <w:rPr>
        <w:rFonts w:hint="default" w:ascii="Wingdings" w:hAnsi="Wingdings"/>
      </w:rPr>
    </w:lvl>
  </w:abstractNum>
  <w:abstractNum w:abstractNumId="10" w15:restartNumberingAfterBreak="0">
    <w:nsid w:val="20B7516D"/>
    <w:multiLevelType w:val="hybridMultilevel"/>
    <w:tmpl w:val="09A07924"/>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1" w15:restartNumberingAfterBreak="0">
    <w:nsid w:val="21601DAB"/>
    <w:multiLevelType w:val="hybridMultilevel"/>
    <w:tmpl w:val="E3048D8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48E1BEA"/>
    <w:multiLevelType w:val="hybridMultilevel"/>
    <w:tmpl w:val="3050C058"/>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3" w15:restartNumberingAfterBreak="0">
    <w:nsid w:val="24DF38D7"/>
    <w:multiLevelType w:val="hybridMultilevel"/>
    <w:tmpl w:val="9C90BCA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26F8375F"/>
    <w:multiLevelType w:val="hybridMultilevel"/>
    <w:tmpl w:val="0986DA7A"/>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5" w15:restartNumberingAfterBreak="0">
    <w:nsid w:val="27EE201B"/>
    <w:multiLevelType w:val="hybridMultilevel"/>
    <w:tmpl w:val="A61AA5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27F7616D"/>
    <w:multiLevelType w:val="multilevel"/>
    <w:tmpl w:val="A32A2EF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29167402"/>
    <w:multiLevelType w:val="hybridMultilevel"/>
    <w:tmpl w:val="4552F160"/>
    <w:lvl w:ilvl="0" w:tplc="04090001">
      <w:start w:val="1"/>
      <w:numFmt w:val="bullet"/>
      <w:lvlText w:val=""/>
      <w:lvlJc w:val="left"/>
      <w:pPr>
        <w:ind w:left="360" w:hanging="360"/>
      </w:pPr>
      <w:rPr>
        <w:rFonts w:hint="default" w:ascii="Symbol" w:hAnsi="Symbol"/>
      </w:rPr>
    </w:lvl>
    <w:lvl w:ilvl="1" w:tplc="FFFFFFFF" w:tentative="1">
      <w:start w:val="1"/>
      <w:numFmt w:val="bullet"/>
      <w:lvlText w:val="o"/>
      <w:lvlJc w:val="left"/>
      <w:pPr>
        <w:ind w:left="1080" w:hanging="360"/>
      </w:pPr>
      <w:rPr>
        <w:rFonts w:hint="default" w:ascii="Courier New" w:hAnsi="Courier New" w:cs="Courier New"/>
      </w:rPr>
    </w:lvl>
    <w:lvl w:ilvl="2" w:tplc="FFFFFFFF" w:tentative="1">
      <w:start w:val="1"/>
      <w:numFmt w:val="bullet"/>
      <w:lvlText w:val=""/>
      <w:lvlJc w:val="left"/>
      <w:pPr>
        <w:ind w:left="1800" w:hanging="360"/>
      </w:pPr>
      <w:rPr>
        <w:rFonts w:hint="default" w:ascii="Wingdings" w:hAnsi="Wingdings"/>
      </w:rPr>
    </w:lvl>
    <w:lvl w:ilvl="3" w:tplc="FFFFFFFF" w:tentative="1">
      <w:start w:val="1"/>
      <w:numFmt w:val="bullet"/>
      <w:lvlText w:val=""/>
      <w:lvlJc w:val="left"/>
      <w:pPr>
        <w:ind w:left="2520" w:hanging="360"/>
      </w:pPr>
      <w:rPr>
        <w:rFonts w:hint="default" w:ascii="Symbol" w:hAnsi="Symbol"/>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18" w15:restartNumberingAfterBreak="0">
    <w:nsid w:val="2A3F6DE0"/>
    <w:multiLevelType w:val="hybridMultilevel"/>
    <w:tmpl w:val="EB023ECE"/>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9" w15:restartNumberingAfterBreak="0">
    <w:nsid w:val="2A763552"/>
    <w:multiLevelType w:val="hybridMultilevel"/>
    <w:tmpl w:val="311C59D2"/>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0" w15:restartNumberingAfterBreak="0">
    <w:nsid w:val="2DA95736"/>
    <w:multiLevelType w:val="hybridMultilevel"/>
    <w:tmpl w:val="046050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2E780010"/>
    <w:multiLevelType w:val="multilevel"/>
    <w:tmpl w:val="05363C1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2F0646FB"/>
    <w:multiLevelType w:val="hybridMultilevel"/>
    <w:tmpl w:val="732E4EB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310C5D50"/>
    <w:multiLevelType w:val="hybridMultilevel"/>
    <w:tmpl w:val="BB80A49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3365689B"/>
    <w:multiLevelType w:val="hybridMultilevel"/>
    <w:tmpl w:val="B586763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372F3DB1"/>
    <w:multiLevelType w:val="multilevel"/>
    <w:tmpl w:val="C5725902"/>
    <w:lvl w:ilvl="0">
      <w:start w:val="1"/>
      <w:numFmt w:val="decimal"/>
      <w:pStyle w:val="Heading1"/>
      <w:lvlText w:val="Chương %1: "/>
      <w:lvlJc w:val="left"/>
      <w:pPr>
        <w:ind w:left="1980" w:hanging="360"/>
      </w:pPr>
      <w:rPr>
        <w:rFonts w:hint="default" w:ascii="Times New Roman" w:hAnsi="Times New Roman"/>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start w:val="1"/>
      <w:numFmt w:val="decimal"/>
      <w:pStyle w:val="Heading2"/>
      <w:lvlText w:val="%1.%2"/>
      <w:lvlJc w:val="left"/>
      <w:pPr>
        <w:ind w:left="666" w:hanging="576"/>
      </w:pPr>
      <w:rPr>
        <w:b/>
        <w:bCs/>
        <w:i w:val="0"/>
        <w:iCs w:val="0"/>
        <w:caps w:val="0"/>
        <w:smallCaps w:val="0"/>
        <w:strike w:val="0"/>
        <w:dstrike w:val="0"/>
        <w:outline w:val="0"/>
        <w:shadow w:val="0"/>
        <w:emboss w:val="0"/>
        <w:imprint w:val="0"/>
        <w:vanish w:val="0"/>
        <w:spacing w:val="0"/>
        <w:kern w:val="0"/>
        <w:position w:val="0"/>
        <w:sz w:val="26"/>
        <w:szCs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lvlText w:val="%1.%2.%3"/>
      <w:lvlJc w:val="left"/>
      <w:pPr>
        <w:ind w:left="720" w:hanging="720"/>
      </w:pPr>
      <w:rPr>
        <w:rFonts w:hint="default"/>
      </w:r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pStyle w:val="Heading5"/>
      <w:lvlText w:val=""/>
      <w:lvlJc w:val="left"/>
      <w:pPr>
        <w:ind w:left="1008" w:hanging="1008"/>
      </w:pPr>
      <w:rPr>
        <w:rFonts w:hint="default" w:ascii="Wingdings" w:hAnsi="Wingdings"/>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43A31861"/>
    <w:multiLevelType w:val="multilevel"/>
    <w:tmpl w:val="1006FEEE"/>
    <w:lvl w:ilvl="0">
      <w:start w:val="4"/>
      <w:numFmt w:val="decimal"/>
      <w:lvlText w:val="%1."/>
      <w:lvlJc w:val="left"/>
      <w:pPr>
        <w:ind w:left="648" w:hanging="648"/>
      </w:pPr>
      <w:rPr>
        <w:rFonts w:hint="default"/>
        <w:b/>
      </w:rPr>
    </w:lvl>
    <w:lvl w:ilvl="1">
      <w:start w:val="1"/>
      <w:numFmt w:val="decimal"/>
      <w:lvlText w:val="%1.%2."/>
      <w:lvlJc w:val="left"/>
      <w:pPr>
        <w:ind w:left="1035" w:hanging="720"/>
      </w:pPr>
      <w:rPr>
        <w:rFonts w:hint="default"/>
        <w:b/>
      </w:rPr>
    </w:lvl>
    <w:lvl w:ilvl="2">
      <w:start w:val="2"/>
      <w:numFmt w:val="decimal"/>
      <w:lvlText w:val="%1.%2.%3."/>
      <w:lvlJc w:val="left"/>
      <w:pPr>
        <w:ind w:left="1350" w:hanging="720"/>
      </w:pPr>
      <w:rPr>
        <w:rFonts w:hint="default"/>
        <w:b/>
      </w:rPr>
    </w:lvl>
    <w:lvl w:ilvl="3">
      <w:start w:val="1"/>
      <w:numFmt w:val="decimal"/>
      <w:lvlText w:val="%1.%2.%3.%4."/>
      <w:lvlJc w:val="left"/>
      <w:pPr>
        <w:ind w:left="2025" w:hanging="1080"/>
      </w:pPr>
      <w:rPr>
        <w:rFonts w:hint="default"/>
        <w:b/>
      </w:rPr>
    </w:lvl>
    <w:lvl w:ilvl="4">
      <w:start w:val="1"/>
      <w:numFmt w:val="decimal"/>
      <w:lvlText w:val="%1.%2.%3.%4.%5."/>
      <w:lvlJc w:val="left"/>
      <w:pPr>
        <w:ind w:left="2340" w:hanging="1080"/>
      </w:pPr>
      <w:rPr>
        <w:rFonts w:hint="default"/>
        <w:b/>
      </w:rPr>
    </w:lvl>
    <w:lvl w:ilvl="5">
      <w:start w:val="1"/>
      <w:numFmt w:val="decimal"/>
      <w:lvlText w:val="%1.%2.%3.%4.%5.%6."/>
      <w:lvlJc w:val="left"/>
      <w:pPr>
        <w:ind w:left="3015" w:hanging="1440"/>
      </w:pPr>
      <w:rPr>
        <w:rFonts w:hint="default"/>
        <w:b/>
      </w:rPr>
    </w:lvl>
    <w:lvl w:ilvl="6">
      <w:start w:val="1"/>
      <w:numFmt w:val="decimal"/>
      <w:lvlText w:val="%1.%2.%3.%4.%5.%6.%7."/>
      <w:lvlJc w:val="left"/>
      <w:pPr>
        <w:ind w:left="3690" w:hanging="1800"/>
      </w:pPr>
      <w:rPr>
        <w:rFonts w:hint="default"/>
        <w:b/>
      </w:rPr>
    </w:lvl>
    <w:lvl w:ilvl="7">
      <w:start w:val="1"/>
      <w:numFmt w:val="decimal"/>
      <w:lvlText w:val="%1.%2.%3.%4.%5.%6.%7.%8."/>
      <w:lvlJc w:val="left"/>
      <w:pPr>
        <w:ind w:left="4005" w:hanging="1800"/>
      </w:pPr>
      <w:rPr>
        <w:rFonts w:hint="default"/>
        <w:b/>
      </w:rPr>
    </w:lvl>
    <w:lvl w:ilvl="8">
      <w:start w:val="1"/>
      <w:numFmt w:val="decimal"/>
      <w:lvlText w:val="%1.%2.%3.%4.%5.%6.%7.%8.%9."/>
      <w:lvlJc w:val="left"/>
      <w:pPr>
        <w:ind w:left="4680" w:hanging="2160"/>
      </w:pPr>
      <w:rPr>
        <w:rFonts w:hint="default"/>
        <w:b/>
      </w:rPr>
    </w:lvl>
  </w:abstractNum>
  <w:abstractNum w:abstractNumId="27" w15:restartNumberingAfterBreak="0">
    <w:nsid w:val="46026BC3"/>
    <w:multiLevelType w:val="multilevel"/>
    <w:tmpl w:val="E50EE79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0062B8C"/>
    <w:multiLevelType w:val="hybridMultilevel"/>
    <w:tmpl w:val="A9EE9370"/>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9" w15:restartNumberingAfterBreak="0">
    <w:nsid w:val="522F0D60"/>
    <w:multiLevelType w:val="hybridMultilevel"/>
    <w:tmpl w:val="4FA26D20"/>
    <w:lvl w:ilvl="0" w:tplc="04090001">
      <w:start w:val="1"/>
      <w:numFmt w:val="bullet"/>
      <w:lvlText w:val=""/>
      <w:lvlJc w:val="left"/>
      <w:pPr>
        <w:ind w:left="630" w:hanging="360"/>
      </w:pPr>
      <w:rPr>
        <w:rFonts w:hint="default" w:ascii="Symbol" w:hAnsi="Symbol"/>
      </w:rPr>
    </w:lvl>
    <w:lvl w:ilvl="1" w:tplc="04090003">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0" w15:restartNumberingAfterBreak="0">
    <w:nsid w:val="55F72638"/>
    <w:multiLevelType w:val="hybridMultilevel"/>
    <w:tmpl w:val="4F3AF2A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5725BC21"/>
    <w:multiLevelType w:val="hybridMultilevel"/>
    <w:tmpl w:val="E632D284"/>
    <w:lvl w:ilvl="0" w:tplc="D2941508">
      <w:start w:val="1"/>
      <w:numFmt w:val="bullet"/>
      <w:lvlText w:val=""/>
      <w:lvlJc w:val="left"/>
      <w:pPr>
        <w:ind w:left="1003" w:hanging="360"/>
      </w:pPr>
      <w:rPr>
        <w:rFonts w:hint="default" w:ascii="Symbol" w:hAnsi="Symbol"/>
      </w:rPr>
    </w:lvl>
    <w:lvl w:ilvl="1" w:tplc="16FC2BA4">
      <w:start w:val="1"/>
      <w:numFmt w:val="bullet"/>
      <w:lvlText w:val="o"/>
      <w:lvlJc w:val="left"/>
      <w:pPr>
        <w:ind w:left="1723" w:hanging="360"/>
      </w:pPr>
      <w:rPr>
        <w:rFonts w:hint="default" w:ascii="Courier New" w:hAnsi="Courier New"/>
      </w:rPr>
    </w:lvl>
    <w:lvl w:ilvl="2" w:tplc="A732D8AC">
      <w:start w:val="1"/>
      <w:numFmt w:val="bullet"/>
      <w:lvlText w:val=""/>
      <w:lvlJc w:val="left"/>
      <w:pPr>
        <w:ind w:left="2443" w:hanging="360"/>
      </w:pPr>
      <w:rPr>
        <w:rFonts w:hint="default" w:ascii="Wingdings" w:hAnsi="Wingdings"/>
      </w:rPr>
    </w:lvl>
    <w:lvl w:ilvl="3" w:tplc="E52204D8">
      <w:start w:val="1"/>
      <w:numFmt w:val="bullet"/>
      <w:lvlText w:val=""/>
      <w:lvlJc w:val="left"/>
      <w:pPr>
        <w:ind w:left="3163" w:hanging="360"/>
      </w:pPr>
      <w:rPr>
        <w:rFonts w:hint="default" w:ascii="Symbol" w:hAnsi="Symbol"/>
      </w:rPr>
    </w:lvl>
    <w:lvl w:ilvl="4" w:tplc="3C4483D4">
      <w:start w:val="1"/>
      <w:numFmt w:val="bullet"/>
      <w:lvlText w:val="o"/>
      <w:lvlJc w:val="left"/>
      <w:pPr>
        <w:ind w:left="3883" w:hanging="360"/>
      </w:pPr>
      <w:rPr>
        <w:rFonts w:hint="default" w:ascii="Courier New" w:hAnsi="Courier New"/>
      </w:rPr>
    </w:lvl>
    <w:lvl w:ilvl="5" w:tplc="C26094FA">
      <w:start w:val="1"/>
      <w:numFmt w:val="bullet"/>
      <w:lvlText w:val=""/>
      <w:lvlJc w:val="left"/>
      <w:pPr>
        <w:ind w:left="4603" w:hanging="360"/>
      </w:pPr>
      <w:rPr>
        <w:rFonts w:hint="default" w:ascii="Wingdings" w:hAnsi="Wingdings"/>
      </w:rPr>
    </w:lvl>
    <w:lvl w:ilvl="6" w:tplc="D7BE15E6">
      <w:start w:val="1"/>
      <w:numFmt w:val="bullet"/>
      <w:lvlText w:val=""/>
      <w:lvlJc w:val="left"/>
      <w:pPr>
        <w:ind w:left="5323" w:hanging="360"/>
      </w:pPr>
      <w:rPr>
        <w:rFonts w:hint="default" w:ascii="Symbol" w:hAnsi="Symbol"/>
      </w:rPr>
    </w:lvl>
    <w:lvl w:ilvl="7" w:tplc="9836FB14">
      <w:start w:val="1"/>
      <w:numFmt w:val="bullet"/>
      <w:lvlText w:val="o"/>
      <w:lvlJc w:val="left"/>
      <w:pPr>
        <w:ind w:left="6043" w:hanging="360"/>
      </w:pPr>
      <w:rPr>
        <w:rFonts w:hint="default" w:ascii="Courier New" w:hAnsi="Courier New"/>
      </w:rPr>
    </w:lvl>
    <w:lvl w:ilvl="8" w:tplc="C27A7C4E">
      <w:start w:val="1"/>
      <w:numFmt w:val="bullet"/>
      <w:lvlText w:val=""/>
      <w:lvlJc w:val="left"/>
      <w:pPr>
        <w:ind w:left="6763" w:hanging="360"/>
      </w:pPr>
      <w:rPr>
        <w:rFonts w:hint="default" w:ascii="Wingdings" w:hAnsi="Wingdings"/>
      </w:rPr>
    </w:lvl>
  </w:abstractNum>
  <w:abstractNum w:abstractNumId="32" w15:restartNumberingAfterBreak="0">
    <w:nsid w:val="5806139F"/>
    <w:multiLevelType w:val="multilevel"/>
    <w:tmpl w:val="C45C754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586D1761"/>
    <w:multiLevelType w:val="hybridMultilevel"/>
    <w:tmpl w:val="34B68B6A"/>
    <w:lvl w:ilvl="0" w:tplc="04090001">
      <w:start w:val="1"/>
      <w:numFmt w:val="bullet"/>
      <w:lvlText w:val=""/>
      <w:lvlJc w:val="left"/>
      <w:pPr>
        <w:ind w:left="990" w:hanging="360"/>
      </w:pPr>
      <w:rPr>
        <w:rFonts w:hint="default" w:ascii="Symbol" w:hAnsi="Symbol"/>
      </w:rPr>
    </w:lvl>
    <w:lvl w:ilvl="1" w:tplc="04090003" w:tentative="1">
      <w:start w:val="1"/>
      <w:numFmt w:val="bullet"/>
      <w:lvlText w:val="o"/>
      <w:lvlJc w:val="left"/>
      <w:pPr>
        <w:ind w:left="1710" w:hanging="360"/>
      </w:pPr>
      <w:rPr>
        <w:rFonts w:hint="default" w:ascii="Courier New" w:hAnsi="Courier New" w:cs="Courier New"/>
      </w:rPr>
    </w:lvl>
    <w:lvl w:ilvl="2" w:tplc="04090005" w:tentative="1">
      <w:start w:val="1"/>
      <w:numFmt w:val="bullet"/>
      <w:lvlText w:val=""/>
      <w:lvlJc w:val="left"/>
      <w:pPr>
        <w:ind w:left="2430" w:hanging="360"/>
      </w:pPr>
      <w:rPr>
        <w:rFonts w:hint="default" w:ascii="Wingdings" w:hAnsi="Wingdings"/>
      </w:rPr>
    </w:lvl>
    <w:lvl w:ilvl="3" w:tplc="04090001" w:tentative="1">
      <w:start w:val="1"/>
      <w:numFmt w:val="bullet"/>
      <w:lvlText w:val=""/>
      <w:lvlJc w:val="left"/>
      <w:pPr>
        <w:ind w:left="3150" w:hanging="360"/>
      </w:pPr>
      <w:rPr>
        <w:rFonts w:hint="default" w:ascii="Symbol" w:hAnsi="Symbol"/>
      </w:rPr>
    </w:lvl>
    <w:lvl w:ilvl="4" w:tplc="04090003" w:tentative="1">
      <w:start w:val="1"/>
      <w:numFmt w:val="bullet"/>
      <w:lvlText w:val="o"/>
      <w:lvlJc w:val="left"/>
      <w:pPr>
        <w:ind w:left="3870" w:hanging="360"/>
      </w:pPr>
      <w:rPr>
        <w:rFonts w:hint="default" w:ascii="Courier New" w:hAnsi="Courier New" w:cs="Courier New"/>
      </w:rPr>
    </w:lvl>
    <w:lvl w:ilvl="5" w:tplc="04090005" w:tentative="1">
      <w:start w:val="1"/>
      <w:numFmt w:val="bullet"/>
      <w:lvlText w:val=""/>
      <w:lvlJc w:val="left"/>
      <w:pPr>
        <w:ind w:left="4590" w:hanging="360"/>
      </w:pPr>
      <w:rPr>
        <w:rFonts w:hint="default" w:ascii="Wingdings" w:hAnsi="Wingdings"/>
      </w:rPr>
    </w:lvl>
    <w:lvl w:ilvl="6" w:tplc="04090001" w:tentative="1">
      <w:start w:val="1"/>
      <w:numFmt w:val="bullet"/>
      <w:lvlText w:val=""/>
      <w:lvlJc w:val="left"/>
      <w:pPr>
        <w:ind w:left="5310" w:hanging="360"/>
      </w:pPr>
      <w:rPr>
        <w:rFonts w:hint="default" w:ascii="Symbol" w:hAnsi="Symbol"/>
      </w:rPr>
    </w:lvl>
    <w:lvl w:ilvl="7" w:tplc="04090003" w:tentative="1">
      <w:start w:val="1"/>
      <w:numFmt w:val="bullet"/>
      <w:lvlText w:val="o"/>
      <w:lvlJc w:val="left"/>
      <w:pPr>
        <w:ind w:left="6030" w:hanging="360"/>
      </w:pPr>
      <w:rPr>
        <w:rFonts w:hint="default" w:ascii="Courier New" w:hAnsi="Courier New" w:cs="Courier New"/>
      </w:rPr>
    </w:lvl>
    <w:lvl w:ilvl="8" w:tplc="04090005" w:tentative="1">
      <w:start w:val="1"/>
      <w:numFmt w:val="bullet"/>
      <w:lvlText w:val=""/>
      <w:lvlJc w:val="left"/>
      <w:pPr>
        <w:ind w:left="6750" w:hanging="360"/>
      </w:pPr>
      <w:rPr>
        <w:rFonts w:hint="default" w:ascii="Wingdings" w:hAnsi="Wingdings"/>
      </w:rPr>
    </w:lvl>
  </w:abstractNum>
  <w:abstractNum w:abstractNumId="34" w15:restartNumberingAfterBreak="0">
    <w:nsid w:val="62981F64"/>
    <w:multiLevelType w:val="hybridMultilevel"/>
    <w:tmpl w:val="CC42BE3E"/>
    <w:lvl w:ilvl="0" w:tplc="CFA0DDD4">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E7101A"/>
    <w:multiLevelType w:val="hybridMultilevel"/>
    <w:tmpl w:val="CC16DCBE"/>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6" w15:restartNumberingAfterBreak="0">
    <w:nsid w:val="6C52608E"/>
    <w:multiLevelType w:val="hybridMultilevel"/>
    <w:tmpl w:val="D9204B1E"/>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7" w15:restartNumberingAfterBreak="0">
    <w:nsid w:val="6C66476C"/>
    <w:multiLevelType w:val="hybridMultilevel"/>
    <w:tmpl w:val="BB9004E0"/>
    <w:lvl w:ilvl="0" w:tplc="04090001">
      <w:start w:val="1"/>
      <w:numFmt w:val="bullet"/>
      <w:lvlText w:val=""/>
      <w:lvlJc w:val="left"/>
      <w:pPr>
        <w:ind w:left="63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8" w15:restartNumberingAfterBreak="0">
    <w:nsid w:val="775666DA"/>
    <w:multiLevelType w:val="hybridMultilevel"/>
    <w:tmpl w:val="8724E922"/>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9" w15:restartNumberingAfterBreak="0">
    <w:nsid w:val="787C72F2"/>
    <w:multiLevelType w:val="hybridMultilevel"/>
    <w:tmpl w:val="DE6674EE"/>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40" w15:restartNumberingAfterBreak="0">
    <w:nsid w:val="79661AD2"/>
    <w:multiLevelType w:val="hybridMultilevel"/>
    <w:tmpl w:val="EB56DA2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1" w15:restartNumberingAfterBreak="0">
    <w:nsid w:val="7A323388"/>
    <w:multiLevelType w:val="multilevel"/>
    <w:tmpl w:val="55367EC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30"/>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807890334">
    <w:abstractNumId w:val="31"/>
  </w:num>
  <w:num w:numId="2" w16cid:durableId="1229456715">
    <w:abstractNumId w:val="25"/>
  </w:num>
  <w:num w:numId="3" w16cid:durableId="1231581059">
    <w:abstractNumId w:val="27"/>
  </w:num>
  <w:num w:numId="4" w16cid:durableId="297302530">
    <w:abstractNumId w:val="36"/>
  </w:num>
  <w:num w:numId="5" w16cid:durableId="516114079">
    <w:abstractNumId w:val="4"/>
  </w:num>
  <w:num w:numId="6" w16cid:durableId="686902800">
    <w:abstractNumId w:val="32"/>
  </w:num>
  <w:num w:numId="7" w16cid:durableId="700934914">
    <w:abstractNumId w:val="21"/>
  </w:num>
  <w:num w:numId="8" w16cid:durableId="610356452">
    <w:abstractNumId w:val="41"/>
  </w:num>
  <w:num w:numId="9" w16cid:durableId="702024450">
    <w:abstractNumId w:val="16"/>
  </w:num>
  <w:num w:numId="10" w16cid:durableId="1783111864">
    <w:abstractNumId w:val="34"/>
  </w:num>
  <w:num w:numId="11" w16cid:durableId="32582495">
    <w:abstractNumId w:val="6"/>
  </w:num>
  <w:num w:numId="12" w16cid:durableId="579868811">
    <w:abstractNumId w:val="37"/>
  </w:num>
  <w:num w:numId="13" w16cid:durableId="811794981">
    <w:abstractNumId w:val="39"/>
  </w:num>
  <w:num w:numId="14" w16cid:durableId="493836238">
    <w:abstractNumId w:val="28"/>
  </w:num>
  <w:num w:numId="15" w16cid:durableId="668682481">
    <w:abstractNumId w:val="0"/>
  </w:num>
  <w:num w:numId="16" w16cid:durableId="1492527132">
    <w:abstractNumId w:val="38"/>
  </w:num>
  <w:num w:numId="17" w16cid:durableId="1879463698">
    <w:abstractNumId w:val="9"/>
  </w:num>
  <w:num w:numId="18" w16cid:durableId="1271624058">
    <w:abstractNumId w:val="8"/>
  </w:num>
  <w:num w:numId="19" w16cid:durableId="1553734654">
    <w:abstractNumId w:val="10"/>
  </w:num>
  <w:num w:numId="20" w16cid:durableId="448934473">
    <w:abstractNumId w:val="35"/>
  </w:num>
  <w:num w:numId="21" w16cid:durableId="209655638">
    <w:abstractNumId w:val="1"/>
  </w:num>
  <w:num w:numId="22" w16cid:durableId="613901192">
    <w:abstractNumId w:val="23"/>
  </w:num>
  <w:num w:numId="23" w16cid:durableId="1521311641">
    <w:abstractNumId w:val="29"/>
  </w:num>
  <w:num w:numId="24" w16cid:durableId="1282884281">
    <w:abstractNumId w:val="17"/>
  </w:num>
  <w:num w:numId="25" w16cid:durableId="1300375615">
    <w:abstractNumId w:val="14"/>
  </w:num>
  <w:num w:numId="26" w16cid:durableId="1021856728">
    <w:abstractNumId w:val="33"/>
  </w:num>
  <w:num w:numId="27" w16cid:durableId="1370954252">
    <w:abstractNumId w:val="26"/>
  </w:num>
  <w:num w:numId="28" w16cid:durableId="1889604830">
    <w:abstractNumId w:val="22"/>
  </w:num>
  <w:num w:numId="29" w16cid:durableId="1059789199">
    <w:abstractNumId w:val="19"/>
  </w:num>
  <w:num w:numId="30" w16cid:durableId="1449155030">
    <w:abstractNumId w:val="24"/>
  </w:num>
  <w:num w:numId="31" w16cid:durableId="452139713">
    <w:abstractNumId w:val="5"/>
  </w:num>
  <w:num w:numId="32" w16cid:durableId="255483233">
    <w:abstractNumId w:val="13"/>
  </w:num>
  <w:num w:numId="33" w16cid:durableId="1015376173">
    <w:abstractNumId w:val="18"/>
  </w:num>
  <w:num w:numId="34" w16cid:durableId="1826312174">
    <w:abstractNumId w:val="11"/>
  </w:num>
  <w:num w:numId="35" w16cid:durableId="1413356342">
    <w:abstractNumId w:val="20"/>
  </w:num>
  <w:num w:numId="36" w16cid:durableId="424696587">
    <w:abstractNumId w:val="3"/>
  </w:num>
  <w:num w:numId="37" w16cid:durableId="1526678748">
    <w:abstractNumId w:val="40"/>
  </w:num>
  <w:num w:numId="38" w16cid:durableId="1647662533">
    <w:abstractNumId w:val="12"/>
  </w:num>
  <w:num w:numId="39" w16cid:durableId="556667269">
    <w:abstractNumId w:val="30"/>
  </w:num>
  <w:num w:numId="40" w16cid:durableId="1933968850">
    <w:abstractNumId w:val="2"/>
  </w:num>
  <w:num w:numId="41" w16cid:durableId="671029169">
    <w:abstractNumId w:val="7"/>
  </w:num>
  <w:num w:numId="42" w16cid:durableId="2067753978">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08C"/>
    <w:rsid w:val="0000025A"/>
    <w:rsid w:val="000013C8"/>
    <w:rsid w:val="00002FFA"/>
    <w:rsid w:val="0000357B"/>
    <w:rsid w:val="00004459"/>
    <w:rsid w:val="0000524B"/>
    <w:rsid w:val="00005ADE"/>
    <w:rsid w:val="0000627D"/>
    <w:rsid w:val="0001027F"/>
    <w:rsid w:val="0001108F"/>
    <w:rsid w:val="00011276"/>
    <w:rsid w:val="00012E0D"/>
    <w:rsid w:val="00013D82"/>
    <w:rsid w:val="00016CD6"/>
    <w:rsid w:val="00016E68"/>
    <w:rsid w:val="00017568"/>
    <w:rsid w:val="0002007A"/>
    <w:rsid w:val="00020985"/>
    <w:rsid w:val="00020C3D"/>
    <w:rsid w:val="0002153C"/>
    <w:rsid w:val="00023A8C"/>
    <w:rsid w:val="00025531"/>
    <w:rsid w:val="000259F0"/>
    <w:rsid w:val="00025AC6"/>
    <w:rsid w:val="000261BF"/>
    <w:rsid w:val="00026D6C"/>
    <w:rsid w:val="000277E6"/>
    <w:rsid w:val="00027AD4"/>
    <w:rsid w:val="000300F9"/>
    <w:rsid w:val="00030B0D"/>
    <w:rsid w:val="00031B06"/>
    <w:rsid w:val="00032519"/>
    <w:rsid w:val="00032689"/>
    <w:rsid w:val="0003345C"/>
    <w:rsid w:val="00033844"/>
    <w:rsid w:val="0003458A"/>
    <w:rsid w:val="000349F8"/>
    <w:rsid w:val="00034CBE"/>
    <w:rsid w:val="00036169"/>
    <w:rsid w:val="00036707"/>
    <w:rsid w:val="0003681D"/>
    <w:rsid w:val="00036E62"/>
    <w:rsid w:val="00037073"/>
    <w:rsid w:val="0003799D"/>
    <w:rsid w:val="000403F6"/>
    <w:rsid w:val="00040935"/>
    <w:rsid w:val="00041621"/>
    <w:rsid w:val="00041C2F"/>
    <w:rsid w:val="00041ED4"/>
    <w:rsid w:val="00042D03"/>
    <w:rsid w:val="00042D06"/>
    <w:rsid w:val="0004317F"/>
    <w:rsid w:val="000453F3"/>
    <w:rsid w:val="000456A1"/>
    <w:rsid w:val="00046E61"/>
    <w:rsid w:val="00046F03"/>
    <w:rsid w:val="00047177"/>
    <w:rsid w:val="00047A79"/>
    <w:rsid w:val="00047F60"/>
    <w:rsid w:val="0005043F"/>
    <w:rsid w:val="0005090D"/>
    <w:rsid w:val="000511C7"/>
    <w:rsid w:val="00052538"/>
    <w:rsid w:val="00052B0B"/>
    <w:rsid w:val="00053050"/>
    <w:rsid w:val="000532F3"/>
    <w:rsid w:val="00054C41"/>
    <w:rsid w:val="0005502F"/>
    <w:rsid w:val="0005756A"/>
    <w:rsid w:val="0005779F"/>
    <w:rsid w:val="00060304"/>
    <w:rsid w:val="000624F3"/>
    <w:rsid w:val="000627F5"/>
    <w:rsid w:val="00062C90"/>
    <w:rsid w:val="00062FB1"/>
    <w:rsid w:val="00063135"/>
    <w:rsid w:val="00063988"/>
    <w:rsid w:val="00063CD8"/>
    <w:rsid w:val="0006406D"/>
    <w:rsid w:val="0006408C"/>
    <w:rsid w:val="00064833"/>
    <w:rsid w:val="0006497F"/>
    <w:rsid w:val="00065570"/>
    <w:rsid w:val="000655FE"/>
    <w:rsid w:val="000664A7"/>
    <w:rsid w:val="00066F7B"/>
    <w:rsid w:val="0007140C"/>
    <w:rsid w:val="0007142E"/>
    <w:rsid w:val="000719B5"/>
    <w:rsid w:val="00072B76"/>
    <w:rsid w:val="00072D0E"/>
    <w:rsid w:val="000736F9"/>
    <w:rsid w:val="00073775"/>
    <w:rsid w:val="0007379F"/>
    <w:rsid w:val="00073CFB"/>
    <w:rsid w:val="00073D30"/>
    <w:rsid w:val="00073FC6"/>
    <w:rsid w:val="0007593D"/>
    <w:rsid w:val="00076859"/>
    <w:rsid w:val="00076B48"/>
    <w:rsid w:val="000779B3"/>
    <w:rsid w:val="00080795"/>
    <w:rsid w:val="0008193C"/>
    <w:rsid w:val="00082B48"/>
    <w:rsid w:val="00083081"/>
    <w:rsid w:val="000834C3"/>
    <w:rsid w:val="00084814"/>
    <w:rsid w:val="00084F9C"/>
    <w:rsid w:val="00085B09"/>
    <w:rsid w:val="00085B88"/>
    <w:rsid w:val="00085E50"/>
    <w:rsid w:val="00085E73"/>
    <w:rsid w:val="00086D10"/>
    <w:rsid w:val="00086E1D"/>
    <w:rsid w:val="0008721A"/>
    <w:rsid w:val="0008732E"/>
    <w:rsid w:val="000900D2"/>
    <w:rsid w:val="00090A98"/>
    <w:rsid w:val="00090AA8"/>
    <w:rsid w:val="00091043"/>
    <w:rsid w:val="000910CB"/>
    <w:rsid w:val="00091170"/>
    <w:rsid w:val="00091CF5"/>
    <w:rsid w:val="0009221E"/>
    <w:rsid w:val="00092BC1"/>
    <w:rsid w:val="000936BE"/>
    <w:rsid w:val="00094C35"/>
    <w:rsid w:val="00095417"/>
    <w:rsid w:val="0009689E"/>
    <w:rsid w:val="00097B31"/>
    <w:rsid w:val="00097CAA"/>
    <w:rsid w:val="000A044B"/>
    <w:rsid w:val="000A04D0"/>
    <w:rsid w:val="000A10DF"/>
    <w:rsid w:val="000A183E"/>
    <w:rsid w:val="000A36B9"/>
    <w:rsid w:val="000A383F"/>
    <w:rsid w:val="000A42DD"/>
    <w:rsid w:val="000A46EF"/>
    <w:rsid w:val="000A4CC7"/>
    <w:rsid w:val="000A4D04"/>
    <w:rsid w:val="000A61E4"/>
    <w:rsid w:val="000A626B"/>
    <w:rsid w:val="000A695C"/>
    <w:rsid w:val="000A699F"/>
    <w:rsid w:val="000A7044"/>
    <w:rsid w:val="000A71DA"/>
    <w:rsid w:val="000B010E"/>
    <w:rsid w:val="000B0151"/>
    <w:rsid w:val="000B06BE"/>
    <w:rsid w:val="000B0DD9"/>
    <w:rsid w:val="000B0E0C"/>
    <w:rsid w:val="000B147F"/>
    <w:rsid w:val="000B26D0"/>
    <w:rsid w:val="000B2E5E"/>
    <w:rsid w:val="000B4F93"/>
    <w:rsid w:val="000B5271"/>
    <w:rsid w:val="000B5594"/>
    <w:rsid w:val="000B6345"/>
    <w:rsid w:val="000B63CF"/>
    <w:rsid w:val="000B6F45"/>
    <w:rsid w:val="000B71EE"/>
    <w:rsid w:val="000C02EF"/>
    <w:rsid w:val="000C059C"/>
    <w:rsid w:val="000C0CF9"/>
    <w:rsid w:val="000C2818"/>
    <w:rsid w:val="000C4144"/>
    <w:rsid w:val="000C4E2B"/>
    <w:rsid w:val="000C504A"/>
    <w:rsid w:val="000C6012"/>
    <w:rsid w:val="000C7143"/>
    <w:rsid w:val="000C7CEE"/>
    <w:rsid w:val="000D02CB"/>
    <w:rsid w:val="000D03A0"/>
    <w:rsid w:val="000D0C30"/>
    <w:rsid w:val="000D2AF8"/>
    <w:rsid w:val="000D4459"/>
    <w:rsid w:val="000D68AF"/>
    <w:rsid w:val="000D6AD2"/>
    <w:rsid w:val="000D79E7"/>
    <w:rsid w:val="000E0789"/>
    <w:rsid w:val="000E0904"/>
    <w:rsid w:val="000E2B3E"/>
    <w:rsid w:val="000E35D7"/>
    <w:rsid w:val="000E3BF2"/>
    <w:rsid w:val="000E5580"/>
    <w:rsid w:val="000E5EC6"/>
    <w:rsid w:val="000E643F"/>
    <w:rsid w:val="000E6B7A"/>
    <w:rsid w:val="000E79C4"/>
    <w:rsid w:val="000E7F85"/>
    <w:rsid w:val="000F2041"/>
    <w:rsid w:val="000F2EBB"/>
    <w:rsid w:val="000F2EEE"/>
    <w:rsid w:val="000F3792"/>
    <w:rsid w:val="000F3873"/>
    <w:rsid w:val="000F4287"/>
    <w:rsid w:val="000F5376"/>
    <w:rsid w:val="000F5567"/>
    <w:rsid w:val="000F6049"/>
    <w:rsid w:val="000F6CB7"/>
    <w:rsid w:val="00100124"/>
    <w:rsid w:val="00100BA1"/>
    <w:rsid w:val="00100D60"/>
    <w:rsid w:val="00101545"/>
    <w:rsid w:val="001019F7"/>
    <w:rsid w:val="00101CFB"/>
    <w:rsid w:val="00101D50"/>
    <w:rsid w:val="001043C7"/>
    <w:rsid w:val="001048BD"/>
    <w:rsid w:val="00104F45"/>
    <w:rsid w:val="001055CB"/>
    <w:rsid w:val="00107404"/>
    <w:rsid w:val="00107F29"/>
    <w:rsid w:val="001108EF"/>
    <w:rsid w:val="0011092B"/>
    <w:rsid w:val="001109B4"/>
    <w:rsid w:val="001112F3"/>
    <w:rsid w:val="00111B4F"/>
    <w:rsid w:val="00112C5F"/>
    <w:rsid w:val="00113285"/>
    <w:rsid w:val="001137CF"/>
    <w:rsid w:val="001139CE"/>
    <w:rsid w:val="00113A2A"/>
    <w:rsid w:val="001143DA"/>
    <w:rsid w:val="001149CA"/>
    <w:rsid w:val="00114D9A"/>
    <w:rsid w:val="00115FFD"/>
    <w:rsid w:val="00117D55"/>
    <w:rsid w:val="001203FE"/>
    <w:rsid w:val="00120B0B"/>
    <w:rsid w:val="00120D4C"/>
    <w:rsid w:val="00120D8C"/>
    <w:rsid w:val="00121374"/>
    <w:rsid w:val="001213B0"/>
    <w:rsid w:val="001216D2"/>
    <w:rsid w:val="00121F22"/>
    <w:rsid w:val="00123657"/>
    <w:rsid w:val="00124610"/>
    <w:rsid w:val="00125565"/>
    <w:rsid w:val="00126CBA"/>
    <w:rsid w:val="001275DF"/>
    <w:rsid w:val="0012769D"/>
    <w:rsid w:val="0013052E"/>
    <w:rsid w:val="00130F43"/>
    <w:rsid w:val="00132510"/>
    <w:rsid w:val="00132538"/>
    <w:rsid w:val="00133040"/>
    <w:rsid w:val="001332AC"/>
    <w:rsid w:val="00133D62"/>
    <w:rsid w:val="0013403B"/>
    <w:rsid w:val="001364DB"/>
    <w:rsid w:val="00137029"/>
    <w:rsid w:val="001373A2"/>
    <w:rsid w:val="00140B7F"/>
    <w:rsid w:val="00141E6F"/>
    <w:rsid w:val="0014218F"/>
    <w:rsid w:val="00142706"/>
    <w:rsid w:val="001428B1"/>
    <w:rsid w:val="00142AE8"/>
    <w:rsid w:val="0014412D"/>
    <w:rsid w:val="001467EF"/>
    <w:rsid w:val="001473F0"/>
    <w:rsid w:val="001504A9"/>
    <w:rsid w:val="0015057A"/>
    <w:rsid w:val="001518DD"/>
    <w:rsid w:val="00152D38"/>
    <w:rsid w:val="00153A1A"/>
    <w:rsid w:val="00153E75"/>
    <w:rsid w:val="00153F5E"/>
    <w:rsid w:val="0015514E"/>
    <w:rsid w:val="0016011A"/>
    <w:rsid w:val="0016037B"/>
    <w:rsid w:val="00160547"/>
    <w:rsid w:val="00160608"/>
    <w:rsid w:val="00160A0B"/>
    <w:rsid w:val="00160BD5"/>
    <w:rsid w:val="00161185"/>
    <w:rsid w:val="00161919"/>
    <w:rsid w:val="00162A97"/>
    <w:rsid w:val="00162B04"/>
    <w:rsid w:val="00163F91"/>
    <w:rsid w:val="001640F7"/>
    <w:rsid w:val="00164264"/>
    <w:rsid w:val="0016435C"/>
    <w:rsid w:val="00164CE4"/>
    <w:rsid w:val="00165564"/>
    <w:rsid w:val="00166273"/>
    <w:rsid w:val="00166637"/>
    <w:rsid w:val="00166C6B"/>
    <w:rsid w:val="00166F91"/>
    <w:rsid w:val="001678BA"/>
    <w:rsid w:val="0017015A"/>
    <w:rsid w:val="00170287"/>
    <w:rsid w:val="00171392"/>
    <w:rsid w:val="00171F7C"/>
    <w:rsid w:val="00172A3C"/>
    <w:rsid w:val="00173C20"/>
    <w:rsid w:val="0017478C"/>
    <w:rsid w:val="00174C05"/>
    <w:rsid w:val="001764F4"/>
    <w:rsid w:val="001805E9"/>
    <w:rsid w:val="00180DC3"/>
    <w:rsid w:val="00180EF8"/>
    <w:rsid w:val="00184740"/>
    <w:rsid w:val="00185515"/>
    <w:rsid w:val="001856DD"/>
    <w:rsid w:val="00185A21"/>
    <w:rsid w:val="00185C93"/>
    <w:rsid w:val="00185FEB"/>
    <w:rsid w:val="00186B5E"/>
    <w:rsid w:val="00186ECB"/>
    <w:rsid w:val="00187882"/>
    <w:rsid w:val="001917A3"/>
    <w:rsid w:val="00191F68"/>
    <w:rsid w:val="001927EA"/>
    <w:rsid w:val="00192924"/>
    <w:rsid w:val="001938B1"/>
    <w:rsid w:val="0019554B"/>
    <w:rsid w:val="001962A2"/>
    <w:rsid w:val="0019637D"/>
    <w:rsid w:val="001972E2"/>
    <w:rsid w:val="0019771F"/>
    <w:rsid w:val="00197C3A"/>
    <w:rsid w:val="001A0219"/>
    <w:rsid w:val="001A1842"/>
    <w:rsid w:val="001A2258"/>
    <w:rsid w:val="001A2693"/>
    <w:rsid w:val="001A4AF1"/>
    <w:rsid w:val="001A4EB8"/>
    <w:rsid w:val="001A4F89"/>
    <w:rsid w:val="001A576C"/>
    <w:rsid w:val="001A583E"/>
    <w:rsid w:val="001A59C4"/>
    <w:rsid w:val="001A5A10"/>
    <w:rsid w:val="001A61AE"/>
    <w:rsid w:val="001A6E0C"/>
    <w:rsid w:val="001A79C8"/>
    <w:rsid w:val="001B1972"/>
    <w:rsid w:val="001B1CEF"/>
    <w:rsid w:val="001B2E16"/>
    <w:rsid w:val="001B30E9"/>
    <w:rsid w:val="001B38BF"/>
    <w:rsid w:val="001B4C23"/>
    <w:rsid w:val="001B5F63"/>
    <w:rsid w:val="001B6A9A"/>
    <w:rsid w:val="001B6B9F"/>
    <w:rsid w:val="001B6CE7"/>
    <w:rsid w:val="001B6D74"/>
    <w:rsid w:val="001C06E3"/>
    <w:rsid w:val="001C0F1E"/>
    <w:rsid w:val="001C0FA4"/>
    <w:rsid w:val="001C1DD4"/>
    <w:rsid w:val="001C315B"/>
    <w:rsid w:val="001C35DD"/>
    <w:rsid w:val="001C55AF"/>
    <w:rsid w:val="001C6CDF"/>
    <w:rsid w:val="001C749D"/>
    <w:rsid w:val="001C7868"/>
    <w:rsid w:val="001C7A38"/>
    <w:rsid w:val="001C7D79"/>
    <w:rsid w:val="001D047D"/>
    <w:rsid w:val="001D08B6"/>
    <w:rsid w:val="001D1385"/>
    <w:rsid w:val="001D16A2"/>
    <w:rsid w:val="001D1C53"/>
    <w:rsid w:val="001D3B79"/>
    <w:rsid w:val="001D5EB0"/>
    <w:rsid w:val="001E3146"/>
    <w:rsid w:val="001E331D"/>
    <w:rsid w:val="001E338A"/>
    <w:rsid w:val="001E4A8E"/>
    <w:rsid w:val="001E4B70"/>
    <w:rsid w:val="001E75DD"/>
    <w:rsid w:val="001E761B"/>
    <w:rsid w:val="001F0C4A"/>
    <w:rsid w:val="001F0E09"/>
    <w:rsid w:val="001F20AB"/>
    <w:rsid w:val="001F2306"/>
    <w:rsid w:val="001F27EA"/>
    <w:rsid w:val="001F4476"/>
    <w:rsid w:val="001F4AC3"/>
    <w:rsid w:val="001F6220"/>
    <w:rsid w:val="00200307"/>
    <w:rsid w:val="0020097A"/>
    <w:rsid w:val="00201141"/>
    <w:rsid w:val="00201435"/>
    <w:rsid w:val="00201E2E"/>
    <w:rsid w:val="00202989"/>
    <w:rsid w:val="002029D8"/>
    <w:rsid w:val="00203AB9"/>
    <w:rsid w:val="00203BC5"/>
    <w:rsid w:val="00203DDE"/>
    <w:rsid w:val="0020552A"/>
    <w:rsid w:val="00206AB8"/>
    <w:rsid w:val="0020705D"/>
    <w:rsid w:val="00207B49"/>
    <w:rsid w:val="00207F33"/>
    <w:rsid w:val="002103B2"/>
    <w:rsid w:val="002103F7"/>
    <w:rsid w:val="0021079E"/>
    <w:rsid w:val="0021094C"/>
    <w:rsid w:val="00210CCE"/>
    <w:rsid w:val="002114C3"/>
    <w:rsid w:val="00211A11"/>
    <w:rsid w:val="00211A47"/>
    <w:rsid w:val="0021291F"/>
    <w:rsid w:val="0021376D"/>
    <w:rsid w:val="002147DE"/>
    <w:rsid w:val="00214950"/>
    <w:rsid w:val="00214B0B"/>
    <w:rsid w:val="00215526"/>
    <w:rsid w:val="00216506"/>
    <w:rsid w:val="00216B19"/>
    <w:rsid w:val="00217060"/>
    <w:rsid w:val="0021724A"/>
    <w:rsid w:val="00217740"/>
    <w:rsid w:val="00220266"/>
    <w:rsid w:val="00220D14"/>
    <w:rsid w:val="002223CE"/>
    <w:rsid w:val="002240B1"/>
    <w:rsid w:val="00224626"/>
    <w:rsid w:val="002258A2"/>
    <w:rsid w:val="00225B38"/>
    <w:rsid w:val="002275B8"/>
    <w:rsid w:val="0022786F"/>
    <w:rsid w:val="00227B40"/>
    <w:rsid w:val="0023053E"/>
    <w:rsid w:val="00230EF2"/>
    <w:rsid w:val="002315EE"/>
    <w:rsid w:val="002317A7"/>
    <w:rsid w:val="002319BD"/>
    <w:rsid w:val="00233B95"/>
    <w:rsid w:val="00234A66"/>
    <w:rsid w:val="0023504F"/>
    <w:rsid w:val="002358B4"/>
    <w:rsid w:val="00235945"/>
    <w:rsid w:val="002361D0"/>
    <w:rsid w:val="0023624A"/>
    <w:rsid w:val="00237C17"/>
    <w:rsid w:val="00240523"/>
    <w:rsid w:val="002408FD"/>
    <w:rsid w:val="00240B35"/>
    <w:rsid w:val="0024112A"/>
    <w:rsid w:val="00241D1A"/>
    <w:rsid w:val="0024261D"/>
    <w:rsid w:val="0024331B"/>
    <w:rsid w:val="00243703"/>
    <w:rsid w:val="00244142"/>
    <w:rsid w:val="0024421A"/>
    <w:rsid w:val="00245999"/>
    <w:rsid w:val="00245E98"/>
    <w:rsid w:val="00245F2D"/>
    <w:rsid w:val="002469F6"/>
    <w:rsid w:val="00247420"/>
    <w:rsid w:val="00247FED"/>
    <w:rsid w:val="00250AD8"/>
    <w:rsid w:val="00250B9C"/>
    <w:rsid w:val="0025390F"/>
    <w:rsid w:val="00253D07"/>
    <w:rsid w:val="002551E7"/>
    <w:rsid w:val="0025576E"/>
    <w:rsid w:val="00255E68"/>
    <w:rsid w:val="00256BF5"/>
    <w:rsid w:val="00257776"/>
    <w:rsid w:val="002577D9"/>
    <w:rsid w:val="00257B32"/>
    <w:rsid w:val="00257E85"/>
    <w:rsid w:val="0026197E"/>
    <w:rsid w:val="00261C98"/>
    <w:rsid w:val="00262BCD"/>
    <w:rsid w:val="00263F97"/>
    <w:rsid w:val="002641C9"/>
    <w:rsid w:val="0026538E"/>
    <w:rsid w:val="00265917"/>
    <w:rsid w:val="00265E82"/>
    <w:rsid w:val="002661E4"/>
    <w:rsid w:val="00266633"/>
    <w:rsid w:val="00267457"/>
    <w:rsid w:val="00267626"/>
    <w:rsid w:val="00267741"/>
    <w:rsid w:val="002701AE"/>
    <w:rsid w:val="00270380"/>
    <w:rsid w:val="002703E9"/>
    <w:rsid w:val="00270A0A"/>
    <w:rsid w:val="00270D26"/>
    <w:rsid w:val="00271224"/>
    <w:rsid w:val="00271571"/>
    <w:rsid w:val="002716B4"/>
    <w:rsid w:val="00271FA4"/>
    <w:rsid w:val="002735D9"/>
    <w:rsid w:val="002742B5"/>
    <w:rsid w:val="002748CE"/>
    <w:rsid w:val="00274B9E"/>
    <w:rsid w:val="00274C7A"/>
    <w:rsid w:val="00274E76"/>
    <w:rsid w:val="0027503B"/>
    <w:rsid w:val="0027525C"/>
    <w:rsid w:val="00275823"/>
    <w:rsid w:val="00275A51"/>
    <w:rsid w:val="00276894"/>
    <w:rsid w:val="00277D2B"/>
    <w:rsid w:val="002806F5"/>
    <w:rsid w:val="00281AEC"/>
    <w:rsid w:val="00281C80"/>
    <w:rsid w:val="00282132"/>
    <w:rsid w:val="002821EF"/>
    <w:rsid w:val="00282959"/>
    <w:rsid w:val="00282F3E"/>
    <w:rsid w:val="00283958"/>
    <w:rsid w:val="00284312"/>
    <w:rsid w:val="0028495F"/>
    <w:rsid w:val="00284DCC"/>
    <w:rsid w:val="00285549"/>
    <w:rsid w:val="00286076"/>
    <w:rsid w:val="00286E49"/>
    <w:rsid w:val="00287B68"/>
    <w:rsid w:val="00290C52"/>
    <w:rsid w:val="00292552"/>
    <w:rsid w:val="00292647"/>
    <w:rsid w:val="00293343"/>
    <w:rsid w:val="002939B2"/>
    <w:rsid w:val="00294258"/>
    <w:rsid w:val="00294D80"/>
    <w:rsid w:val="00295C15"/>
    <w:rsid w:val="0029678F"/>
    <w:rsid w:val="00297B00"/>
    <w:rsid w:val="00297D05"/>
    <w:rsid w:val="00297DB8"/>
    <w:rsid w:val="00297FA5"/>
    <w:rsid w:val="00297FF4"/>
    <w:rsid w:val="002A030F"/>
    <w:rsid w:val="002A0443"/>
    <w:rsid w:val="002A1109"/>
    <w:rsid w:val="002A4014"/>
    <w:rsid w:val="002A45B9"/>
    <w:rsid w:val="002A4DBC"/>
    <w:rsid w:val="002A6C60"/>
    <w:rsid w:val="002A7292"/>
    <w:rsid w:val="002A77F0"/>
    <w:rsid w:val="002A7F72"/>
    <w:rsid w:val="002B15C5"/>
    <w:rsid w:val="002B2C69"/>
    <w:rsid w:val="002B41B4"/>
    <w:rsid w:val="002B49AD"/>
    <w:rsid w:val="002B4BF9"/>
    <w:rsid w:val="002B57DB"/>
    <w:rsid w:val="002B6F8A"/>
    <w:rsid w:val="002B710F"/>
    <w:rsid w:val="002B7561"/>
    <w:rsid w:val="002C0BDF"/>
    <w:rsid w:val="002C0C45"/>
    <w:rsid w:val="002C13C4"/>
    <w:rsid w:val="002C28C1"/>
    <w:rsid w:val="002C299F"/>
    <w:rsid w:val="002C30BE"/>
    <w:rsid w:val="002C3C8C"/>
    <w:rsid w:val="002C4B2D"/>
    <w:rsid w:val="002C5168"/>
    <w:rsid w:val="002C5374"/>
    <w:rsid w:val="002C6E4D"/>
    <w:rsid w:val="002C7BB6"/>
    <w:rsid w:val="002D068A"/>
    <w:rsid w:val="002D1FAF"/>
    <w:rsid w:val="002D22BF"/>
    <w:rsid w:val="002D2EE0"/>
    <w:rsid w:val="002D2F41"/>
    <w:rsid w:val="002D4707"/>
    <w:rsid w:val="002D4D46"/>
    <w:rsid w:val="002D6999"/>
    <w:rsid w:val="002D6BFE"/>
    <w:rsid w:val="002D6EE4"/>
    <w:rsid w:val="002D756A"/>
    <w:rsid w:val="002D7ACC"/>
    <w:rsid w:val="002D7E1D"/>
    <w:rsid w:val="002E2531"/>
    <w:rsid w:val="002E2EC9"/>
    <w:rsid w:val="002F1593"/>
    <w:rsid w:val="002F1824"/>
    <w:rsid w:val="002F2849"/>
    <w:rsid w:val="002F2E41"/>
    <w:rsid w:val="002F3AFB"/>
    <w:rsid w:val="002F3DF3"/>
    <w:rsid w:val="002F414C"/>
    <w:rsid w:val="002F5121"/>
    <w:rsid w:val="002F52AF"/>
    <w:rsid w:val="002F5FC6"/>
    <w:rsid w:val="002F603B"/>
    <w:rsid w:val="002F687A"/>
    <w:rsid w:val="002F6C7F"/>
    <w:rsid w:val="002F6F36"/>
    <w:rsid w:val="002F7C0D"/>
    <w:rsid w:val="002F7F87"/>
    <w:rsid w:val="0030011F"/>
    <w:rsid w:val="00300EBF"/>
    <w:rsid w:val="00301D0F"/>
    <w:rsid w:val="0030281E"/>
    <w:rsid w:val="00302A37"/>
    <w:rsid w:val="00302EAB"/>
    <w:rsid w:val="00303351"/>
    <w:rsid w:val="00305873"/>
    <w:rsid w:val="00306B83"/>
    <w:rsid w:val="00307CAB"/>
    <w:rsid w:val="00307F5E"/>
    <w:rsid w:val="003103CD"/>
    <w:rsid w:val="00310709"/>
    <w:rsid w:val="00310819"/>
    <w:rsid w:val="00311584"/>
    <w:rsid w:val="0031294F"/>
    <w:rsid w:val="00313107"/>
    <w:rsid w:val="00313B1B"/>
    <w:rsid w:val="00313FAF"/>
    <w:rsid w:val="00315464"/>
    <w:rsid w:val="00315B4B"/>
    <w:rsid w:val="00317687"/>
    <w:rsid w:val="0032010F"/>
    <w:rsid w:val="0032015A"/>
    <w:rsid w:val="00321F92"/>
    <w:rsid w:val="00322AA2"/>
    <w:rsid w:val="00323AC7"/>
    <w:rsid w:val="00323BFE"/>
    <w:rsid w:val="003244F4"/>
    <w:rsid w:val="00324B16"/>
    <w:rsid w:val="00324C07"/>
    <w:rsid w:val="00324D32"/>
    <w:rsid w:val="00325308"/>
    <w:rsid w:val="00325B65"/>
    <w:rsid w:val="00325F21"/>
    <w:rsid w:val="003262F7"/>
    <w:rsid w:val="00326CF4"/>
    <w:rsid w:val="0032784A"/>
    <w:rsid w:val="00327ACE"/>
    <w:rsid w:val="00330093"/>
    <w:rsid w:val="00330933"/>
    <w:rsid w:val="003310DD"/>
    <w:rsid w:val="003316A7"/>
    <w:rsid w:val="00334554"/>
    <w:rsid w:val="003349EE"/>
    <w:rsid w:val="00335B3B"/>
    <w:rsid w:val="0033616A"/>
    <w:rsid w:val="003364CE"/>
    <w:rsid w:val="003366F5"/>
    <w:rsid w:val="00336F44"/>
    <w:rsid w:val="003375F8"/>
    <w:rsid w:val="003417FE"/>
    <w:rsid w:val="00342931"/>
    <w:rsid w:val="003432C4"/>
    <w:rsid w:val="003438E5"/>
    <w:rsid w:val="00345BF3"/>
    <w:rsid w:val="00345D0C"/>
    <w:rsid w:val="00346363"/>
    <w:rsid w:val="00346615"/>
    <w:rsid w:val="00347556"/>
    <w:rsid w:val="00347671"/>
    <w:rsid w:val="00351C35"/>
    <w:rsid w:val="00351D09"/>
    <w:rsid w:val="003534E9"/>
    <w:rsid w:val="0035473B"/>
    <w:rsid w:val="00354A7D"/>
    <w:rsid w:val="00355425"/>
    <w:rsid w:val="00356443"/>
    <w:rsid w:val="00356923"/>
    <w:rsid w:val="00356D14"/>
    <w:rsid w:val="00356EF5"/>
    <w:rsid w:val="003570F7"/>
    <w:rsid w:val="00357AA6"/>
    <w:rsid w:val="00360E2A"/>
    <w:rsid w:val="00360EB9"/>
    <w:rsid w:val="003611FC"/>
    <w:rsid w:val="0036125B"/>
    <w:rsid w:val="0036196D"/>
    <w:rsid w:val="00361C72"/>
    <w:rsid w:val="00361EC8"/>
    <w:rsid w:val="0036228C"/>
    <w:rsid w:val="003622A8"/>
    <w:rsid w:val="00364217"/>
    <w:rsid w:val="003659A6"/>
    <w:rsid w:val="0036643B"/>
    <w:rsid w:val="00366738"/>
    <w:rsid w:val="00367B05"/>
    <w:rsid w:val="00367BFE"/>
    <w:rsid w:val="00370A43"/>
    <w:rsid w:val="00371721"/>
    <w:rsid w:val="00371A51"/>
    <w:rsid w:val="00371A74"/>
    <w:rsid w:val="00372827"/>
    <w:rsid w:val="00372970"/>
    <w:rsid w:val="00373487"/>
    <w:rsid w:val="00373509"/>
    <w:rsid w:val="00373928"/>
    <w:rsid w:val="003744E9"/>
    <w:rsid w:val="003745B6"/>
    <w:rsid w:val="00374998"/>
    <w:rsid w:val="00375464"/>
    <w:rsid w:val="00377A34"/>
    <w:rsid w:val="00380554"/>
    <w:rsid w:val="00383349"/>
    <w:rsid w:val="00383ECA"/>
    <w:rsid w:val="00383F7F"/>
    <w:rsid w:val="003843D0"/>
    <w:rsid w:val="00385264"/>
    <w:rsid w:val="00385330"/>
    <w:rsid w:val="00386160"/>
    <w:rsid w:val="003865B6"/>
    <w:rsid w:val="00386849"/>
    <w:rsid w:val="00386EF1"/>
    <w:rsid w:val="00386F72"/>
    <w:rsid w:val="0038709A"/>
    <w:rsid w:val="0038781D"/>
    <w:rsid w:val="00390C4D"/>
    <w:rsid w:val="0039123D"/>
    <w:rsid w:val="00391C65"/>
    <w:rsid w:val="00392820"/>
    <w:rsid w:val="00392C53"/>
    <w:rsid w:val="00392C80"/>
    <w:rsid w:val="00393015"/>
    <w:rsid w:val="003941DA"/>
    <w:rsid w:val="003945F1"/>
    <w:rsid w:val="00394BC1"/>
    <w:rsid w:val="0039674E"/>
    <w:rsid w:val="003A1843"/>
    <w:rsid w:val="003A1F68"/>
    <w:rsid w:val="003A2ACE"/>
    <w:rsid w:val="003A3B35"/>
    <w:rsid w:val="003A42F9"/>
    <w:rsid w:val="003A43E5"/>
    <w:rsid w:val="003A4E06"/>
    <w:rsid w:val="003A533F"/>
    <w:rsid w:val="003A652E"/>
    <w:rsid w:val="003A73F8"/>
    <w:rsid w:val="003A779C"/>
    <w:rsid w:val="003A79A5"/>
    <w:rsid w:val="003B0045"/>
    <w:rsid w:val="003B0BCA"/>
    <w:rsid w:val="003B2249"/>
    <w:rsid w:val="003B2615"/>
    <w:rsid w:val="003B2803"/>
    <w:rsid w:val="003B4A1D"/>
    <w:rsid w:val="003B4F4F"/>
    <w:rsid w:val="003B5423"/>
    <w:rsid w:val="003B5774"/>
    <w:rsid w:val="003B65AC"/>
    <w:rsid w:val="003B6659"/>
    <w:rsid w:val="003B6855"/>
    <w:rsid w:val="003B6871"/>
    <w:rsid w:val="003B6AE9"/>
    <w:rsid w:val="003C00C2"/>
    <w:rsid w:val="003C1663"/>
    <w:rsid w:val="003C2266"/>
    <w:rsid w:val="003C23D1"/>
    <w:rsid w:val="003C34C6"/>
    <w:rsid w:val="003C3AA6"/>
    <w:rsid w:val="003C44FF"/>
    <w:rsid w:val="003C5EB0"/>
    <w:rsid w:val="003C5F68"/>
    <w:rsid w:val="003D06A8"/>
    <w:rsid w:val="003D1B91"/>
    <w:rsid w:val="003D21F7"/>
    <w:rsid w:val="003D2A22"/>
    <w:rsid w:val="003D3727"/>
    <w:rsid w:val="003D38CE"/>
    <w:rsid w:val="003D51C7"/>
    <w:rsid w:val="003D5CC2"/>
    <w:rsid w:val="003D5F71"/>
    <w:rsid w:val="003D5FEF"/>
    <w:rsid w:val="003D68D0"/>
    <w:rsid w:val="003D6D50"/>
    <w:rsid w:val="003D7C8A"/>
    <w:rsid w:val="003D7EFD"/>
    <w:rsid w:val="003E01A4"/>
    <w:rsid w:val="003E0356"/>
    <w:rsid w:val="003E08ED"/>
    <w:rsid w:val="003E0C71"/>
    <w:rsid w:val="003E14BF"/>
    <w:rsid w:val="003E285A"/>
    <w:rsid w:val="003E2C5C"/>
    <w:rsid w:val="003E3DEC"/>
    <w:rsid w:val="003E482D"/>
    <w:rsid w:val="003E4D17"/>
    <w:rsid w:val="003E5049"/>
    <w:rsid w:val="003E513C"/>
    <w:rsid w:val="003E51EE"/>
    <w:rsid w:val="003E5248"/>
    <w:rsid w:val="003E5269"/>
    <w:rsid w:val="003E5662"/>
    <w:rsid w:val="003E5B35"/>
    <w:rsid w:val="003E5D5D"/>
    <w:rsid w:val="003E5F2F"/>
    <w:rsid w:val="003E643C"/>
    <w:rsid w:val="003E7184"/>
    <w:rsid w:val="003E771C"/>
    <w:rsid w:val="003E7F45"/>
    <w:rsid w:val="003F1D79"/>
    <w:rsid w:val="003F2048"/>
    <w:rsid w:val="003F47C3"/>
    <w:rsid w:val="003F516B"/>
    <w:rsid w:val="003F74ED"/>
    <w:rsid w:val="003F7AE5"/>
    <w:rsid w:val="003F7B5B"/>
    <w:rsid w:val="00400090"/>
    <w:rsid w:val="00400510"/>
    <w:rsid w:val="0040129A"/>
    <w:rsid w:val="00401C19"/>
    <w:rsid w:val="00401CAB"/>
    <w:rsid w:val="004020FA"/>
    <w:rsid w:val="00402BC7"/>
    <w:rsid w:val="0040368B"/>
    <w:rsid w:val="004040FD"/>
    <w:rsid w:val="004051EC"/>
    <w:rsid w:val="00405DC0"/>
    <w:rsid w:val="00406335"/>
    <w:rsid w:val="00406C27"/>
    <w:rsid w:val="0040741F"/>
    <w:rsid w:val="00411355"/>
    <w:rsid w:val="0041164B"/>
    <w:rsid w:val="0041273F"/>
    <w:rsid w:val="00413403"/>
    <w:rsid w:val="00413DD0"/>
    <w:rsid w:val="004141CC"/>
    <w:rsid w:val="004147BF"/>
    <w:rsid w:val="00414E74"/>
    <w:rsid w:val="00415146"/>
    <w:rsid w:val="00416463"/>
    <w:rsid w:val="004166DE"/>
    <w:rsid w:val="004202E1"/>
    <w:rsid w:val="00420619"/>
    <w:rsid w:val="00420796"/>
    <w:rsid w:val="00420E50"/>
    <w:rsid w:val="004216D3"/>
    <w:rsid w:val="004218AE"/>
    <w:rsid w:val="00421B61"/>
    <w:rsid w:val="00422DC6"/>
    <w:rsid w:val="00423826"/>
    <w:rsid w:val="00424EB4"/>
    <w:rsid w:val="004259FB"/>
    <w:rsid w:val="004261D2"/>
    <w:rsid w:val="0042738B"/>
    <w:rsid w:val="004308D8"/>
    <w:rsid w:val="00431458"/>
    <w:rsid w:val="00432842"/>
    <w:rsid w:val="0043284C"/>
    <w:rsid w:val="004329B2"/>
    <w:rsid w:val="00432D63"/>
    <w:rsid w:val="00432E6E"/>
    <w:rsid w:val="00432EF0"/>
    <w:rsid w:val="0043356E"/>
    <w:rsid w:val="00433940"/>
    <w:rsid w:val="00433D35"/>
    <w:rsid w:val="00434C25"/>
    <w:rsid w:val="00434E17"/>
    <w:rsid w:val="0043511F"/>
    <w:rsid w:val="00435B44"/>
    <w:rsid w:val="00436599"/>
    <w:rsid w:val="004374A1"/>
    <w:rsid w:val="0043771B"/>
    <w:rsid w:val="00437C8E"/>
    <w:rsid w:val="0044016D"/>
    <w:rsid w:val="004405A6"/>
    <w:rsid w:val="00440660"/>
    <w:rsid w:val="0044120E"/>
    <w:rsid w:val="00442397"/>
    <w:rsid w:val="004424BB"/>
    <w:rsid w:val="00442E5F"/>
    <w:rsid w:val="00443536"/>
    <w:rsid w:val="00444930"/>
    <w:rsid w:val="0044494A"/>
    <w:rsid w:val="00444FCD"/>
    <w:rsid w:val="004459A7"/>
    <w:rsid w:val="00446803"/>
    <w:rsid w:val="00446D77"/>
    <w:rsid w:val="00447710"/>
    <w:rsid w:val="0045027E"/>
    <w:rsid w:val="00450DF3"/>
    <w:rsid w:val="00453EB5"/>
    <w:rsid w:val="00454794"/>
    <w:rsid w:val="00454B4F"/>
    <w:rsid w:val="00454C44"/>
    <w:rsid w:val="004552FD"/>
    <w:rsid w:val="004556AD"/>
    <w:rsid w:val="0045582F"/>
    <w:rsid w:val="004559A7"/>
    <w:rsid w:val="00455D63"/>
    <w:rsid w:val="004567CD"/>
    <w:rsid w:val="00456C4F"/>
    <w:rsid w:val="00457B05"/>
    <w:rsid w:val="0046000D"/>
    <w:rsid w:val="00461425"/>
    <w:rsid w:val="00461431"/>
    <w:rsid w:val="004620A4"/>
    <w:rsid w:val="00462E07"/>
    <w:rsid w:val="00463168"/>
    <w:rsid w:val="004632F9"/>
    <w:rsid w:val="004638F4"/>
    <w:rsid w:val="00463E25"/>
    <w:rsid w:val="0046430B"/>
    <w:rsid w:val="00465203"/>
    <w:rsid w:val="004656B0"/>
    <w:rsid w:val="00467C3B"/>
    <w:rsid w:val="00470040"/>
    <w:rsid w:val="00470F0C"/>
    <w:rsid w:val="00470FBC"/>
    <w:rsid w:val="00471D6B"/>
    <w:rsid w:val="00472018"/>
    <w:rsid w:val="00472756"/>
    <w:rsid w:val="00472B65"/>
    <w:rsid w:val="004737F3"/>
    <w:rsid w:val="00474395"/>
    <w:rsid w:val="00474C89"/>
    <w:rsid w:val="00475090"/>
    <w:rsid w:val="004753EB"/>
    <w:rsid w:val="00475E7A"/>
    <w:rsid w:val="004779E7"/>
    <w:rsid w:val="004804E0"/>
    <w:rsid w:val="00480E83"/>
    <w:rsid w:val="004814B6"/>
    <w:rsid w:val="00481FA6"/>
    <w:rsid w:val="00483568"/>
    <w:rsid w:val="00484891"/>
    <w:rsid w:val="0048531C"/>
    <w:rsid w:val="00491D59"/>
    <w:rsid w:val="00492686"/>
    <w:rsid w:val="004932E1"/>
    <w:rsid w:val="004944C8"/>
    <w:rsid w:val="004955AA"/>
    <w:rsid w:val="00496544"/>
    <w:rsid w:val="004973EE"/>
    <w:rsid w:val="00497A9C"/>
    <w:rsid w:val="004A114E"/>
    <w:rsid w:val="004A1C7F"/>
    <w:rsid w:val="004A223E"/>
    <w:rsid w:val="004A2562"/>
    <w:rsid w:val="004A2903"/>
    <w:rsid w:val="004A2C22"/>
    <w:rsid w:val="004A4623"/>
    <w:rsid w:val="004A5011"/>
    <w:rsid w:val="004A54B0"/>
    <w:rsid w:val="004A5C7B"/>
    <w:rsid w:val="004A68C0"/>
    <w:rsid w:val="004A6F50"/>
    <w:rsid w:val="004A7679"/>
    <w:rsid w:val="004A7BC1"/>
    <w:rsid w:val="004B0265"/>
    <w:rsid w:val="004B0741"/>
    <w:rsid w:val="004B113C"/>
    <w:rsid w:val="004B15E0"/>
    <w:rsid w:val="004B193F"/>
    <w:rsid w:val="004B22D7"/>
    <w:rsid w:val="004B2D0D"/>
    <w:rsid w:val="004B318F"/>
    <w:rsid w:val="004B362F"/>
    <w:rsid w:val="004B3DC6"/>
    <w:rsid w:val="004B4543"/>
    <w:rsid w:val="004B465A"/>
    <w:rsid w:val="004B4BC2"/>
    <w:rsid w:val="004B5184"/>
    <w:rsid w:val="004B56B5"/>
    <w:rsid w:val="004B5A0B"/>
    <w:rsid w:val="004C10B7"/>
    <w:rsid w:val="004C1464"/>
    <w:rsid w:val="004C151F"/>
    <w:rsid w:val="004C2B25"/>
    <w:rsid w:val="004C2B84"/>
    <w:rsid w:val="004C5956"/>
    <w:rsid w:val="004C6EBC"/>
    <w:rsid w:val="004C71FF"/>
    <w:rsid w:val="004C72CE"/>
    <w:rsid w:val="004C7A8B"/>
    <w:rsid w:val="004D0205"/>
    <w:rsid w:val="004D07FB"/>
    <w:rsid w:val="004D0E30"/>
    <w:rsid w:val="004D1191"/>
    <w:rsid w:val="004D13CD"/>
    <w:rsid w:val="004D18C4"/>
    <w:rsid w:val="004D1E6D"/>
    <w:rsid w:val="004D2003"/>
    <w:rsid w:val="004D250C"/>
    <w:rsid w:val="004D2C73"/>
    <w:rsid w:val="004D3C33"/>
    <w:rsid w:val="004D3EE5"/>
    <w:rsid w:val="004D4322"/>
    <w:rsid w:val="004D473B"/>
    <w:rsid w:val="004D4B4B"/>
    <w:rsid w:val="004D56E1"/>
    <w:rsid w:val="004D5900"/>
    <w:rsid w:val="004D5C50"/>
    <w:rsid w:val="004D66DA"/>
    <w:rsid w:val="004D6AC7"/>
    <w:rsid w:val="004D7162"/>
    <w:rsid w:val="004D7192"/>
    <w:rsid w:val="004E03F5"/>
    <w:rsid w:val="004E0E3E"/>
    <w:rsid w:val="004E2084"/>
    <w:rsid w:val="004E38E6"/>
    <w:rsid w:val="004E3B20"/>
    <w:rsid w:val="004E4100"/>
    <w:rsid w:val="004E520E"/>
    <w:rsid w:val="004E5819"/>
    <w:rsid w:val="004E5A6D"/>
    <w:rsid w:val="004E5B3B"/>
    <w:rsid w:val="004E6A0F"/>
    <w:rsid w:val="004F0886"/>
    <w:rsid w:val="004F1EB5"/>
    <w:rsid w:val="004F2CE6"/>
    <w:rsid w:val="004F2DC2"/>
    <w:rsid w:val="004F3517"/>
    <w:rsid w:val="004F41CA"/>
    <w:rsid w:val="004F4BDC"/>
    <w:rsid w:val="004F53BF"/>
    <w:rsid w:val="004F5579"/>
    <w:rsid w:val="004F62F6"/>
    <w:rsid w:val="004F65B9"/>
    <w:rsid w:val="004F69F4"/>
    <w:rsid w:val="004F6F36"/>
    <w:rsid w:val="004F720F"/>
    <w:rsid w:val="004F755B"/>
    <w:rsid w:val="004F7995"/>
    <w:rsid w:val="004F7AB1"/>
    <w:rsid w:val="004F7F5F"/>
    <w:rsid w:val="004F7FBF"/>
    <w:rsid w:val="005001E3"/>
    <w:rsid w:val="00500D51"/>
    <w:rsid w:val="00501EEA"/>
    <w:rsid w:val="00502EA8"/>
    <w:rsid w:val="00503359"/>
    <w:rsid w:val="00504423"/>
    <w:rsid w:val="005045B4"/>
    <w:rsid w:val="00505351"/>
    <w:rsid w:val="00505441"/>
    <w:rsid w:val="005056E5"/>
    <w:rsid w:val="005069FF"/>
    <w:rsid w:val="00506AF3"/>
    <w:rsid w:val="00507EA0"/>
    <w:rsid w:val="00507F35"/>
    <w:rsid w:val="00510132"/>
    <w:rsid w:val="00510901"/>
    <w:rsid w:val="005123D0"/>
    <w:rsid w:val="005128B1"/>
    <w:rsid w:val="00512E0E"/>
    <w:rsid w:val="00513788"/>
    <w:rsid w:val="005138DE"/>
    <w:rsid w:val="00513E78"/>
    <w:rsid w:val="00513FE4"/>
    <w:rsid w:val="0051431A"/>
    <w:rsid w:val="00514415"/>
    <w:rsid w:val="005150ED"/>
    <w:rsid w:val="00516225"/>
    <w:rsid w:val="005163D7"/>
    <w:rsid w:val="00516780"/>
    <w:rsid w:val="005171DB"/>
    <w:rsid w:val="00517BEA"/>
    <w:rsid w:val="00517ED0"/>
    <w:rsid w:val="005216C1"/>
    <w:rsid w:val="00521A29"/>
    <w:rsid w:val="00522017"/>
    <w:rsid w:val="00522C1D"/>
    <w:rsid w:val="005242F3"/>
    <w:rsid w:val="005249B8"/>
    <w:rsid w:val="00524C65"/>
    <w:rsid w:val="00527140"/>
    <w:rsid w:val="005300DA"/>
    <w:rsid w:val="005308A8"/>
    <w:rsid w:val="005310DE"/>
    <w:rsid w:val="005311FF"/>
    <w:rsid w:val="0053212F"/>
    <w:rsid w:val="005324B2"/>
    <w:rsid w:val="0053267A"/>
    <w:rsid w:val="005326E9"/>
    <w:rsid w:val="00532748"/>
    <w:rsid w:val="00533D79"/>
    <w:rsid w:val="00536EA5"/>
    <w:rsid w:val="00536F8C"/>
    <w:rsid w:val="00537A86"/>
    <w:rsid w:val="0054079D"/>
    <w:rsid w:val="005412DB"/>
    <w:rsid w:val="005413B8"/>
    <w:rsid w:val="00541A53"/>
    <w:rsid w:val="00543733"/>
    <w:rsid w:val="0054462E"/>
    <w:rsid w:val="00544652"/>
    <w:rsid w:val="00545E77"/>
    <w:rsid w:val="00546E53"/>
    <w:rsid w:val="005502EA"/>
    <w:rsid w:val="00551F86"/>
    <w:rsid w:val="005520CF"/>
    <w:rsid w:val="005528B9"/>
    <w:rsid w:val="00554551"/>
    <w:rsid w:val="00554B0A"/>
    <w:rsid w:val="0055551A"/>
    <w:rsid w:val="00560712"/>
    <w:rsid w:val="00561B16"/>
    <w:rsid w:val="00561B64"/>
    <w:rsid w:val="00561E1E"/>
    <w:rsid w:val="00563994"/>
    <w:rsid w:val="00564699"/>
    <w:rsid w:val="005657F3"/>
    <w:rsid w:val="00566A1A"/>
    <w:rsid w:val="00567257"/>
    <w:rsid w:val="005703F1"/>
    <w:rsid w:val="005707AB"/>
    <w:rsid w:val="005709B0"/>
    <w:rsid w:val="00571356"/>
    <w:rsid w:val="00571414"/>
    <w:rsid w:val="0057154A"/>
    <w:rsid w:val="0057199A"/>
    <w:rsid w:val="00571E42"/>
    <w:rsid w:val="00572B3B"/>
    <w:rsid w:val="00573551"/>
    <w:rsid w:val="005739F0"/>
    <w:rsid w:val="00573F8E"/>
    <w:rsid w:val="00574199"/>
    <w:rsid w:val="0057462F"/>
    <w:rsid w:val="00576CD8"/>
    <w:rsid w:val="005778A4"/>
    <w:rsid w:val="00580B96"/>
    <w:rsid w:val="00581748"/>
    <w:rsid w:val="005817A0"/>
    <w:rsid w:val="00582DC5"/>
    <w:rsid w:val="005843D5"/>
    <w:rsid w:val="0058461C"/>
    <w:rsid w:val="005850BA"/>
    <w:rsid w:val="00586113"/>
    <w:rsid w:val="00586A5A"/>
    <w:rsid w:val="0059016B"/>
    <w:rsid w:val="0059084B"/>
    <w:rsid w:val="005908B7"/>
    <w:rsid w:val="00590DE9"/>
    <w:rsid w:val="0059157C"/>
    <w:rsid w:val="00591C83"/>
    <w:rsid w:val="00591E04"/>
    <w:rsid w:val="00591FDB"/>
    <w:rsid w:val="00592040"/>
    <w:rsid w:val="0059210E"/>
    <w:rsid w:val="00592382"/>
    <w:rsid w:val="0059277C"/>
    <w:rsid w:val="00592933"/>
    <w:rsid w:val="00592DF9"/>
    <w:rsid w:val="005936BF"/>
    <w:rsid w:val="005959F7"/>
    <w:rsid w:val="00595BCF"/>
    <w:rsid w:val="005976FF"/>
    <w:rsid w:val="005A06AB"/>
    <w:rsid w:val="005A188A"/>
    <w:rsid w:val="005A18CB"/>
    <w:rsid w:val="005A2797"/>
    <w:rsid w:val="005A2B84"/>
    <w:rsid w:val="005A32F1"/>
    <w:rsid w:val="005A493C"/>
    <w:rsid w:val="005A4A48"/>
    <w:rsid w:val="005A4B53"/>
    <w:rsid w:val="005A4FDD"/>
    <w:rsid w:val="005A5BAB"/>
    <w:rsid w:val="005A5CE1"/>
    <w:rsid w:val="005A60E7"/>
    <w:rsid w:val="005A7706"/>
    <w:rsid w:val="005A791C"/>
    <w:rsid w:val="005B0756"/>
    <w:rsid w:val="005B0A3A"/>
    <w:rsid w:val="005B0A40"/>
    <w:rsid w:val="005B2B29"/>
    <w:rsid w:val="005B4919"/>
    <w:rsid w:val="005B4F08"/>
    <w:rsid w:val="005B5123"/>
    <w:rsid w:val="005B662B"/>
    <w:rsid w:val="005B6701"/>
    <w:rsid w:val="005B7BF8"/>
    <w:rsid w:val="005C00C8"/>
    <w:rsid w:val="005C05F6"/>
    <w:rsid w:val="005C0B2C"/>
    <w:rsid w:val="005C1896"/>
    <w:rsid w:val="005C25C1"/>
    <w:rsid w:val="005C2DE3"/>
    <w:rsid w:val="005C2F1F"/>
    <w:rsid w:val="005C3346"/>
    <w:rsid w:val="005C35FA"/>
    <w:rsid w:val="005C3D1A"/>
    <w:rsid w:val="005C3E30"/>
    <w:rsid w:val="005C40D3"/>
    <w:rsid w:val="005C4B25"/>
    <w:rsid w:val="005C5443"/>
    <w:rsid w:val="005C7B74"/>
    <w:rsid w:val="005C7BE3"/>
    <w:rsid w:val="005D002F"/>
    <w:rsid w:val="005D0F25"/>
    <w:rsid w:val="005D0F5F"/>
    <w:rsid w:val="005D387F"/>
    <w:rsid w:val="005D3A04"/>
    <w:rsid w:val="005D4093"/>
    <w:rsid w:val="005D46C9"/>
    <w:rsid w:val="005D59F8"/>
    <w:rsid w:val="005D5CD3"/>
    <w:rsid w:val="005D5E15"/>
    <w:rsid w:val="005D607D"/>
    <w:rsid w:val="005D6C62"/>
    <w:rsid w:val="005D6FFF"/>
    <w:rsid w:val="005D7A0C"/>
    <w:rsid w:val="005E051C"/>
    <w:rsid w:val="005E0F56"/>
    <w:rsid w:val="005E1694"/>
    <w:rsid w:val="005E2CA0"/>
    <w:rsid w:val="005E3458"/>
    <w:rsid w:val="005E40F5"/>
    <w:rsid w:val="005E43F7"/>
    <w:rsid w:val="005E4A8C"/>
    <w:rsid w:val="005E4C80"/>
    <w:rsid w:val="005E4F22"/>
    <w:rsid w:val="005E5016"/>
    <w:rsid w:val="005E5760"/>
    <w:rsid w:val="005E6BE7"/>
    <w:rsid w:val="005E74C5"/>
    <w:rsid w:val="005E7600"/>
    <w:rsid w:val="005E767C"/>
    <w:rsid w:val="005E7AA5"/>
    <w:rsid w:val="005E7CE1"/>
    <w:rsid w:val="005F05C6"/>
    <w:rsid w:val="005F067A"/>
    <w:rsid w:val="005F086C"/>
    <w:rsid w:val="005F0CE7"/>
    <w:rsid w:val="005F1099"/>
    <w:rsid w:val="005F13D0"/>
    <w:rsid w:val="005F1ADA"/>
    <w:rsid w:val="005F1C82"/>
    <w:rsid w:val="005F1E29"/>
    <w:rsid w:val="005F226A"/>
    <w:rsid w:val="005F235A"/>
    <w:rsid w:val="005F242E"/>
    <w:rsid w:val="005F2B13"/>
    <w:rsid w:val="005F2B26"/>
    <w:rsid w:val="005F31E8"/>
    <w:rsid w:val="005F3264"/>
    <w:rsid w:val="005F4B7F"/>
    <w:rsid w:val="005F4DBD"/>
    <w:rsid w:val="005F4F1E"/>
    <w:rsid w:val="005F505A"/>
    <w:rsid w:val="005F5B09"/>
    <w:rsid w:val="005F5B5B"/>
    <w:rsid w:val="005F5E8D"/>
    <w:rsid w:val="005F64A7"/>
    <w:rsid w:val="005F68FD"/>
    <w:rsid w:val="005F71A9"/>
    <w:rsid w:val="005F71E5"/>
    <w:rsid w:val="005F7D7D"/>
    <w:rsid w:val="005F7FA3"/>
    <w:rsid w:val="00600A31"/>
    <w:rsid w:val="006019B7"/>
    <w:rsid w:val="00601BCF"/>
    <w:rsid w:val="00601C98"/>
    <w:rsid w:val="00601DD2"/>
    <w:rsid w:val="006029C2"/>
    <w:rsid w:val="00602A12"/>
    <w:rsid w:val="00602A7A"/>
    <w:rsid w:val="0060359E"/>
    <w:rsid w:val="00603922"/>
    <w:rsid w:val="0060486B"/>
    <w:rsid w:val="00604D50"/>
    <w:rsid w:val="006066FC"/>
    <w:rsid w:val="0060673A"/>
    <w:rsid w:val="0060704E"/>
    <w:rsid w:val="00607080"/>
    <w:rsid w:val="006070A7"/>
    <w:rsid w:val="0060759D"/>
    <w:rsid w:val="0061144C"/>
    <w:rsid w:val="00611A77"/>
    <w:rsid w:val="00611C59"/>
    <w:rsid w:val="006123FB"/>
    <w:rsid w:val="0061249A"/>
    <w:rsid w:val="006127EA"/>
    <w:rsid w:val="00612EE6"/>
    <w:rsid w:val="00613050"/>
    <w:rsid w:val="00613366"/>
    <w:rsid w:val="00613A1B"/>
    <w:rsid w:val="00615CC1"/>
    <w:rsid w:val="006160D5"/>
    <w:rsid w:val="00616D38"/>
    <w:rsid w:val="006173C2"/>
    <w:rsid w:val="006174D0"/>
    <w:rsid w:val="00620C0F"/>
    <w:rsid w:val="0062116E"/>
    <w:rsid w:val="0062190C"/>
    <w:rsid w:val="00621B8B"/>
    <w:rsid w:val="00621ED6"/>
    <w:rsid w:val="006221B4"/>
    <w:rsid w:val="006222A1"/>
    <w:rsid w:val="006230C3"/>
    <w:rsid w:val="006230D6"/>
    <w:rsid w:val="006234C8"/>
    <w:rsid w:val="00623C13"/>
    <w:rsid w:val="006241EF"/>
    <w:rsid w:val="00626D50"/>
    <w:rsid w:val="006271E3"/>
    <w:rsid w:val="00627C34"/>
    <w:rsid w:val="006300FE"/>
    <w:rsid w:val="006303EC"/>
    <w:rsid w:val="00630769"/>
    <w:rsid w:val="00630B99"/>
    <w:rsid w:val="00630C99"/>
    <w:rsid w:val="0063165D"/>
    <w:rsid w:val="00631DAC"/>
    <w:rsid w:val="006332BE"/>
    <w:rsid w:val="00633F17"/>
    <w:rsid w:val="006344CE"/>
    <w:rsid w:val="00635972"/>
    <w:rsid w:val="00636043"/>
    <w:rsid w:val="00637FB7"/>
    <w:rsid w:val="006401FD"/>
    <w:rsid w:val="00640B39"/>
    <w:rsid w:val="00640DEE"/>
    <w:rsid w:val="006411B9"/>
    <w:rsid w:val="00641897"/>
    <w:rsid w:val="00642A08"/>
    <w:rsid w:val="00643017"/>
    <w:rsid w:val="00643923"/>
    <w:rsid w:val="00643D53"/>
    <w:rsid w:val="00645242"/>
    <w:rsid w:val="00645AB4"/>
    <w:rsid w:val="0064606D"/>
    <w:rsid w:val="0064624E"/>
    <w:rsid w:val="0064682A"/>
    <w:rsid w:val="00646E33"/>
    <w:rsid w:val="0064793F"/>
    <w:rsid w:val="00647F4E"/>
    <w:rsid w:val="0065095F"/>
    <w:rsid w:val="006514E2"/>
    <w:rsid w:val="0065173E"/>
    <w:rsid w:val="00651D9E"/>
    <w:rsid w:val="0065300C"/>
    <w:rsid w:val="006533EC"/>
    <w:rsid w:val="00653A4A"/>
    <w:rsid w:val="00654229"/>
    <w:rsid w:val="0065439B"/>
    <w:rsid w:val="006544A3"/>
    <w:rsid w:val="006549E9"/>
    <w:rsid w:val="00654A79"/>
    <w:rsid w:val="00656BB0"/>
    <w:rsid w:val="006577F1"/>
    <w:rsid w:val="00657BA6"/>
    <w:rsid w:val="00661BAE"/>
    <w:rsid w:val="006638BB"/>
    <w:rsid w:val="00663FE3"/>
    <w:rsid w:val="00664356"/>
    <w:rsid w:val="006651D6"/>
    <w:rsid w:val="00666603"/>
    <w:rsid w:val="0066679B"/>
    <w:rsid w:val="0066755E"/>
    <w:rsid w:val="00667F88"/>
    <w:rsid w:val="0067142A"/>
    <w:rsid w:val="006718F9"/>
    <w:rsid w:val="00672BDF"/>
    <w:rsid w:val="006749B7"/>
    <w:rsid w:val="006751B6"/>
    <w:rsid w:val="00675D2F"/>
    <w:rsid w:val="00675D6C"/>
    <w:rsid w:val="00676EE9"/>
    <w:rsid w:val="00677A1E"/>
    <w:rsid w:val="00680C9F"/>
    <w:rsid w:val="00681425"/>
    <w:rsid w:val="0068285C"/>
    <w:rsid w:val="00682B77"/>
    <w:rsid w:val="00683787"/>
    <w:rsid w:val="00683E27"/>
    <w:rsid w:val="00683E78"/>
    <w:rsid w:val="0068421C"/>
    <w:rsid w:val="006842A0"/>
    <w:rsid w:val="0068443D"/>
    <w:rsid w:val="00684DC1"/>
    <w:rsid w:val="00686728"/>
    <w:rsid w:val="00686A18"/>
    <w:rsid w:val="00686A4F"/>
    <w:rsid w:val="00687521"/>
    <w:rsid w:val="00690093"/>
    <w:rsid w:val="00691BF5"/>
    <w:rsid w:val="00692119"/>
    <w:rsid w:val="00693C93"/>
    <w:rsid w:val="006945D0"/>
    <w:rsid w:val="0069495E"/>
    <w:rsid w:val="0069531E"/>
    <w:rsid w:val="00695418"/>
    <w:rsid w:val="00695D20"/>
    <w:rsid w:val="00696A4A"/>
    <w:rsid w:val="0069772A"/>
    <w:rsid w:val="006A049E"/>
    <w:rsid w:val="006A0EC0"/>
    <w:rsid w:val="006A1BE4"/>
    <w:rsid w:val="006A1E05"/>
    <w:rsid w:val="006A1F79"/>
    <w:rsid w:val="006A21AC"/>
    <w:rsid w:val="006A247F"/>
    <w:rsid w:val="006A36A1"/>
    <w:rsid w:val="006A36BD"/>
    <w:rsid w:val="006A3D51"/>
    <w:rsid w:val="006A3D9D"/>
    <w:rsid w:val="006A45F5"/>
    <w:rsid w:val="006A4A4A"/>
    <w:rsid w:val="006A4D04"/>
    <w:rsid w:val="006A5BB6"/>
    <w:rsid w:val="006A5F0A"/>
    <w:rsid w:val="006A62D3"/>
    <w:rsid w:val="006A6F2E"/>
    <w:rsid w:val="006A6F7D"/>
    <w:rsid w:val="006A6FC1"/>
    <w:rsid w:val="006A6FDD"/>
    <w:rsid w:val="006A7435"/>
    <w:rsid w:val="006B006D"/>
    <w:rsid w:val="006B0871"/>
    <w:rsid w:val="006B0AE8"/>
    <w:rsid w:val="006B0C82"/>
    <w:rsid w:val="006B0FBF"/>
    <w:rsid w:val="006B2A03"/>
    <w:rsid w:val="006B3441"/>
    <w:rsid w:val="006B34BA"/>
    <w:rsid w:val="006B3E36"/>
    <w:rsid w:val="006B3FEE"/>
    <w:rsid w:val="006B40C4"/>
    <w:rsid w:val="006B463B"/>
    <w:rsid w:val="006B5FE6"/>
    <w:rsid w:val="006B6324"/>
    <w:rsid w:val="006B6613"/>
    <w:rsid w:val="006B6BD6"/>
    <w:rsid w:val="006B78F2"/>
    <w:rsid w:val="006C065B"/>
    <w:rsid w:val="006C0746"/>
    <w:rsid w:val="006C14E8"/>
    <w:rsid w:val="006C1FB9"/>
    <w:rsid w:val="006C2AB0"/>
    <w:rsid w:val="006C2F88"/>
    <w:rsid w:val="006C3F04"/>
    <w:rsid w:val="006C62D6"/>
    <w:rsid w:val="006C7B3D"/>
    <w:rsid w:val="006C7DF9"/>
    <w:rsid w:val="006D11BE"/>
    <w:rsid w:val="006D129A"/>
    <w:rsid w:val="006D3F1C"/>
    <w:rsid w:val="006D4BA7"/>
    <w:rsid w:val="006D51BC"/>
    <w:rsid w:val="006D5B5F"/>
    <w:rsid w:val="006D6EAA"/>
    <w:rsid w:val="006D7527"/>
    <w:rsid w:val="006D7D26"/>
    <w:rsid w:val="006E18A1"/>
    <w:rsid w:val="006E3B82"/>
    <w:rsid w:val="006E3C0E"/>
    <w:rsid w:val="006E44D5"/>
    <w:rsid w:val="006E57C8"/>
    <w:rsid w:val="006E6B1B"/>
    <w:rsid w:val="006E6B55"/>
    <w:rsid w:val="006E6FA8"/>
    <w:rsid w:val="006E73A9"/>
    <w:rsid w:val="006E76A4"/>
    <w:rsid w:val="006E7E4D"/>
    <w:rsid w:val="006F1B3B"/>
    <w:rsid w:val="006F2DA0"/>
    <w:rsid w:val="006F3C7A"/>
    <w:rsid w:val="006F5B54"/>
    <w:rsid w:val="006F638F"/>
    <w:rsid w:val="006F7264"/>
    <w:rsid w:val="006F7BDD"/>
    <w:rsid w:val="006F7FDA"/>
    <w:rsid w:val="0070122A"/>
    <w:rsid w:val="00702670"/>
    <w:rsid w:val="00703667"/>
    <w:rsid w:val="00703753"/>
    <w:rsid w:val="00703BB3"/>
    <w:rsid w:val="00703D94"/>
    <w:rsid w:val="00705029"/>
    <w:rsid w:val="00705092"/>
    <w:rsid w:val="007063AD"/>
    <w:rsid w:val="0070652D"/>
    <w:rsid w:val="00706BE0"/>
    <w:rsid w:val="00706DAB"/>
    <w:rsid w:val="007070AC"/>
    <w:rsid w:val="00707E94"/>
    <w:rsid w:val="007105D1"/>
    <w:rsid w:val="00711584"/>
    <w:rsid w:val="00711CB6"/>
    <w:rsid w:val="00711CFB"/>
    <w:rsid w:val="007124CB"/>
    <w:rsid w:val="00712810"/>
    <w:rsid w:val="007131A4"/>
    <w:rsid w:val="00713DF2"/>
    <w:rsid w:val="00713FE4"/>
    <w:rsid w:val="007143CC"/>
    <w:rsid w:val="007155B8"/>
    <w:rsid w:val="00715678"/>
    <w:rsid w:val="0071759F"/>
    <w:rsid w:val="00717CBD"/>
    <w:rsid w:val="00717E4B"/>
    <w:rsid w:val="00720179"/>
    <w:rsid w:val="00720288"/>
    <w:rsid w:val="00720398"/>
    <w:rsid w:val="007212CC"/>
    <w:rsid w:val="007212DD"/>
    <w:rsid w:val="00721BAD"/>
    <w:rsid w:val="00721FA7"/>
    <w:rsid w:val="007229C2"/>
    <w:rsid w:val="007235A9"/>
    <w:rsid w:val="00723720"/>
    <w:rsid w:val="00723806"/>
    <w:rsid w:val="0072407B"/>
    <w:rsid w:val="0072413C"/>
    <w:rsid w:val="00724571"/>
    <w:rsid w:val="00724760"/>
    <w:rsid w:val="00724BE3"/>
    <w:rsid w:val="00724F09"/>
    <w:rsid w:val="0072573E"/>
    <w:rsid w:val="00726361"/>
    <w:rsid w:val="007269D5"/>
    <w:rsid w:val="00726A04"/>
    <w:rsid w:val="00727C3B"/>
    <w:rsid w:val="007310D2"/>
    <w:rsid w:val="007310F0"/>
    <w:rsid w:val="007316EA"/>
    <w:rsid w:val="007317FE"/>
    <w:rsid w:val="00731F0D"/>
    <w:rsid w:val="00733878"/>
    <w:rsid w:val="00734F0F"/>
    <w:rsid w:val="0073526C"/>
    <w:rsid w:val="00735382"/>
    <w:rsid w:val="007369BC"/>
    <w:rsid w:val="00736F40"/>
    <w:rsid w:val="007377A5"/>
    <w:rsid w:val="00737FA6"/>
    <w:rsid w:val="007400E6"/>
    <w:rsid w:val="00740B5A"/>
    <w:rsid w:val="00740FD8"/>
    <w:rsid w:val="007412A8"/>
    <w:rsid w:val="007414AF"/>
    <w:rsid w:val="00741628"/>
    <w:rsid w:val="007417BE"/>
    <w:rsid w:val="0074220A"/>
    <w:rsid w:val="00742AE1"/>
    <w:rsid w:val="0074303F"/>
    <w:rsid w:val="00744D42"/>
    <w:rsid w:val="00744E56"/>
    <w:rsid w:val="00745059"/>
    <w:rsid w:val="00747690"/>
    <w:rsid w:val="00751E21"/>
    <w:rsid w:val="00752F83"/>
    <w:rsid w:val="007535AA"/>
    <w:rsid w:val="00753777"/>
    <w:rsid w:val="00753E77"/>
    <w:rsid w:val="00754382"/>
    <w:rsid w:val="00754628"/>
    <w:rsid w:val="007551EE"/>
    <w:rsid w:val="00755566"/>
    <w:rsid w:val="00755EC7"/>
    <w:rsid w:val="00756E2E"/>
    <w:rsid w:val="007579C3"/>
    <w:rsid w:val="007579F5"/>
    <w:rsid w:val="00757A5B"/>
    <w:rsid w:val="00757A8C"/>
    <w:rsid w:val="00762004"/>
    <w:rsid w:val="0076243C"/>
    <w:rsid w:val="0076244C"/>
    <w:rsid w:val="00762783"/>
    <w:rsid w:val="0076329D"/>
    <w:rsid w:val="007636DE"/>
    <w:rsid w:val="007638AB"/>
    <w:rsid w:val="00764EAC"/>
    <w:rsid w:val="007652C3"/>
    <w:rsid w:val="007653EE"/>
    <w:rsid w:val="00765944"/>
    <w:rsid w:val="007664AE"/>
    <w:rsid w:val="00766C57"/>
    <w:rsid w:val="00770267"/>
    <w:rsid w:val="00770408"/>
    <w:rsid w:val="0077088B"/>
    <w:rsid w:val="007714CC"/>
    <w:rsid w:val="0077164C"/>
    <w:rsid w:val="00773D79"/>
    <w:rsid w:val="007742E5"/>
    <w:rsid w:val="00775D97"/>
    <w:rsid w:val="00776E8A"/>
    <w:rsid w:val="0078044D"/>
    <w:rsid w:val="007805D5"/>
    <w:rsid w:val="00786632"/>
    <w:rsid w:val="00786C43"/>
    <w:rsid w:val="00787CC4"/>
    <w:rsid w:val="00790B70"/>
    <w:rsid w:val="00791075"/>
    <w:rsid w:val="007911AD"/>
    <w:rsid w:val="007929C2"/>
    <w:rsid w:val="00793A52"/>
    <w:rsid w:val="00793C8C"/>
    <w:rsid w:val="00794604"/>
    <w:rsid w:val="00795429"/>
    <w:rsid w:val="007956B3"/>
    <w:rsid w:val="00795E56"/>
    <w:rsid w:val="0079679A"/>
    <w:rsid w:val="00796BD6"/>
    <w:rsid w:val="0079787F"/>
    <w:rsid w:val="007A0048"/>
    <w:rsid w:val="007A01BB"/>
    <w:rsid w:val="007A0B75"/>
    <w:rsid w:val="007A0B8A"/>
    <w:rsid w:val="007A0F36"/>
    <w:rsid w:val="007A1022"/>
    <w:rsid w:val="007A1B3F"/>
    <w:rsid w:val="007A22AE"/>
    <w:rsid w:val="007A264E"/>
    <w:rsid w:val="007A2905"/>
    <w:rsid w:val="007A2B7A"/>
    <w:rsid w:val="007A2C9D"/>
    <w:rsid w:val="007A33E7"/>
    <w:rsid w:val="007A3E84"/>
    <w:rsid w:val="007A4B70"/>
    <w:rsid w:val="007A60CA"/>
    <w:rsid w:val="007A6188"/>
    <w:rsid w:val="007A7731"/>
    <w:rsid w:val="007B07C1"/>
    <w:rsid w:val="007B145A"/>
    <w:rsid w:val="007B1543"/>
    <w:rsid w:val="007B1706"/>
    <w:rsid w:val="007B1FD5"/>
    <w:rsid w:val="007B26B0"/>
    <w:rsid w:val="007B2C4D"/>
    <w:rsid w:val="007B3235"/>
    <w:rsid w:val="007B32C8"/>
    <w:rsid w:val="007B3497"/>
    <w:rsid w:val="007B3C14"/>
    <w:rsid w:val="007B47C2"/>
    <w:rsid w:val="007B5115"/>
    <w:rsid w:val="007B65AD"/>
    <w:rsid w:val="007B70C0"/>
    <w:rsid w:val="007B785A"/>
    <w:rsid w:val="007C01E1"/>
    <w:rsid w:val="007C09A6"/>
    <w:rsid w:val="007C16F7"/>
    <w:rsid w:val="007C1E11"/>
    <w:rsid w:val="007C1ED2"/>
    <w:rsid w:val="007C2CF2"/>
    <w:rsid w:val="007C58D9"/>
    <w:rsid w:val="007C6159"/>
    <w:rsid w:val="007C6173"/>
    <w:rsid w:val="007C6347"/>
    <w:rsid w:val="007C65B6"/>
    <w:rsid w:val="007C675F"/>
    <w:rsid w:val="007C7F3D"/>
    <w:rsid w:val="007D06BD"/>
    <w:rsid w:val="007D079D"/>
    <w:rsid w:val="007D0B16"/>
    <w:rsid w:val="007D1060"/>
    <w:rsid w:val="007D1254"/>
    <w:rsid w:val="007D24CB"/>
    <w:rsid w:val="007D2695"/>
    <w:rsid w:val="007D2C88"/>
    <w:rsid w:val="007D4748"/>
    <w:rsid w:val="007D4860"/>
    <w:rsid w:val="007D544B"/>
    <w:rsid w:val="007D5A51"/>
    <w:rsid w:val="007D5B36"/>
    <w:rsid w:val="007D61E2"/>
    <w:rsid w:val="007D690A"/>
    <w:rsid w:val="007D6BA8"/>
    <w:rsid w:val="007D7325"/>
    <w:rsid w:val="007D74A3"/>
    <w:rsid w:val="007D76DD"/>
    <w:rsid w:val="007E1E75"/>
    <w:rsid w:val="007E1EC1"/>
    <w:rsid w:val="007E2845"/>
    <w:rsid w:val="007E2F32"/>
    <w:rsid w:val="007E34A7"/>
    <w:rsid w:val="007E3FBB"/>
    <w:rsid w:val="007E449F"/>
    <w:rsid w:val="007E4AE5"/>
    <w:rsid w:val="007E4F86"/>
    <w:rsid w:val="007E50C7"/>
    <w:rsid w:val="007E6260"/>
    <w:rsid w:val="007E7502"/>
    <w:rsid w:val="007E7683"/>
    <w:rsid w:val="007E7764"/>
    <w:rsid w:val="007F0089"/>
    <w:rsid w:val="007F0E53"/>
    <w:rsid w:val="007F1A6A"/>
    <w:rsid w:val="007F3179"/>
    <w:rsid w:val="007F3CC8"/>
    <w:rsid w:val="007F50DD"/>
    <w:rsid w:val="007F5936"/>
    <w:rsid w:val="007F66B8"/>
    <w:rsid w:val="007F6B05"/>
    <w:rsid w:val="007F789A"/>
    <w:rsid w:val="007F7EBB"/>
    <w:rsid w:val="007F7FE3"/>
    <w:rsid w:val="00801457"/>
    <w:rsid w:val="00803466"/>
    <w:rsid w:val="00804976"/>
    <w:rsid w:val="00805B90"/>
    <w:rsid w:val="00807E7E"/>
    <w:rsid w:val="0081065E"/>
    <w:rsid w:val="0081093B"/>
    <w:rsid w:val="00810EDC"/>
    <w:rsid w:val="00811F50"/>
    <w:rsid w:val="00812F11"/>
    <w:rsid w:val="00813D81"/>
    <w:rsid w:val="00813D95"/>
    <w:rsid w:val="00813DBF"/>
    <w:rsid w:val="0081454D"/>
    <w:rsid w:val="00814A2E"/>
    <w:rsid w:val="00814F58"/>
    <w:rsid w:val="008160F3"/>
    <w:rsid w:val="00816831"/>
    <w:rsid w:val="008168BC"/>
    <w:rsid w:val="00817914"/>
    <w:rsid w:val="008202B2"/>
    <w:rsid w:val="00821581"/>
    <w:rsid w:val="00821FE2"/>
    <w:rsid w:val="00822A39"/>
    <w:rsid w:val="00823097"/>
    <w:rsid w:val="00823685"/>
    <w:rsid w:val="00824380"/>
    <w:rsid w:val="008254B9"/>
    <w:rsid w:val="0082589E"/>
    <w:rsid w:val="00826D28"/>
    <w:rsid w:val="008301CD"/>
    <w:rsid w:val="008307DA"/>
    <w:rsid w:val="0083145A"/>
    <w:rsid w:val="0083256B"/>
    <w:rsid w:val="00832650"/>
    <w:rsid w:val="00833233"/>
    <w:rsid w:val="0083382E"/>
    <w:rsid w:val="00834F0D"/>
    <w:rsid w:val="00835A11"/>
    <w:rsid w:val="00835DC9"/>
    <w:rsid w:val="0083636F"/>
    <w:rsid w:val="00836842"/>
    <w:rsid w:val="00836C0E"/>
    <w:rsid w:val="0083760A"/>
    <w:rsid w:val="00840458"/>
    <w:rsid w:val="008408B7"/>
    <w:rsid w:val="008413CD"/>
    <w:rsid w:val="0084292D"/>
    <w:rsid w:val="008431FF"/>
    <w:rsid w:val="00843D61"/>
    <w:rsid w:val="00843DF4"/>
    <w:rsid w:val="00843FEF"/>
    <w:rsid w:val="00844210"/>
    <w:rsid w:val="00844732"/>
    <w:rsid w:val="0084480B"/>
    <w:rsid w:val="00844836"/>
    <w:rsid w:val="00845619"/>
    <w:rsid w:val="00845E98"/>
    <w:rsid w:val="00847A6E"/>
    <w:rsid w:val="00850583"/>
    <w:rsid w:val="008516CE"/>
    <w:rsid w:val="00851ACC"/>
    <w:rsid w:val="008522DE"/>
    <w:rsid w:val="00852F96"/>
    <w:rsid w:val="0085307D"/>
    <w:rsid w:val="0085327B"/>
    <w:rsid w:val="00854357"/>
    <w:rsid w:val="00854EDC"/>
    <w:rsid w:val="00855445"/>
    <w:rsid w:val="00855505"/>
    <w:rsid w:val="00855996"/>
    <w:rsid w:val="00855B8B"/>
    <w:rsid w:val="00855CB0"/>
    <w:rsid w:val="008566E5"/>
    <w:rsid w:val="0085722C"/>
    <w:rsid w:val="008575CF"/>
    <w:rsid w:val="0085767D"/>
    <w:rsid w:val="00857B1A"/>
    <w:rsid w:val="00857CFD"/>
    <w:rsid w:val="00863199"/>
    <w:rsid w:val="00863262"/>
    <w:rsid w:val="0086357D"/>
    <w:rsid w:val="00864C98"/>
    <w:rsid w:val="0086570A"/>
    <w:rsid w:val="008666C5"/>
    <w:rsid w:val="0086671F"/>
    <w:rsid w:val="00866B15"/>
    <w:rsid w:val="00866BEC"/>
    <w:rsid w:val="0086754A"/>
    <w:rsid w:val="0086763E"/>
    <w:rsid w:val="008678EE"/>
    <w:rsid w:val="00870CF5"/>
    <w:rsid w:val="00871260"/>
    <w:rsid w:val="0087157D"/>
    <w:rsid w:val="008728B3"/>
    <w:rsid w:val="0087333E"/>
    <w:rsid w:val="00877107"/>
    <w:rsid w:val="00880A9E"/>
    <w:rsid w:val="008813B6"/>
    <w:rsid w:val="00881E99"/>
    <w:rsid w:val="008822A3"/>
    <w:rsid w:val="00882566"/>
    <w:rsid w:val="00884980"/>
    <w:rsid w:val="0088572A"/>
    <w:rsid w:val="00885991"/>
    <w:rsid w:val="00885E20"/>
    <w:rsid w:val="00885F11"/>
    <w:rsid w:val="0088706A"/>
    <w:rsid w:val="00887CBD"/>
    <w:rsid w:val="0089028D"/>
    <w:rsid w:val="008912C9"/>
    <w:rsid w:val="008919C4"/>
    <w:rsid w:val="00891DAA"/>
    <w:rsid w:val="0089382A"/>
    <w:rsid w:val="00894317"/>
    <w:rsid w:val="00894393"/>
    <w:rsid w:val="00894623"/>
    <w:rsid w:val="00894729"/>
    <w:rsid w:val="0089534B"/>
    <w:rsid w:val="00895C78"/>
    <w:rsid w:val="00896EEB"/>
    <w:rsid w:val="008A1D38"/>
    <w:rsid w:val="008A1F24"/>
    <w:rsid w:val="008A26A0"/>
    <w:rsid w:val="008A2A59"/>
    <w:rsid w:val="008A3381"/>
    <w:rsid w:val="008A3DA5"/>
    <w:rsid w:val="008A5AD2"/>
    <w:rsid w:val="008A5DB0"/>
    <w:rsid w:val="008A6EFB"/>
    <w:rsid w:val="008A6FEE"/>
    <w:rsid w:val="008B0604"/>
    <w:rsid w:val="008B066E"/>
    <w:rsid w:val="008B22D2"/>
    <w:rsid w:val="008B2482"/>
    <w:rsid w:val="008B3D29"/>
    <w:rsid w:val="008B653B"/>
    <w:rsid w:val="008B704F"/>
    <w:rsid w:val="008C02B9"/>
    <w:rsid w:val="008C05B4"/>
    <w:rsid w:val="008C06B4"/>
    <w:rsid w:val="008C08A1"/>
    <w:rsid w:val="008C16DE"/>
    <w:rsid w:val="008C1F0B"/>
    <w:rsid w:val="008C23E1"/>
    <w:rsid w:val="008C2B90"/>
    <w:rsid w:val="008C46EE"/>
    <w:rsid w:val="008C4AE0"/>
    <w:rsid w:val="008C4EDD"/>
    <w:rsid w:val="008C4F13"/>
    <w:rsid w:val="008C5AA7"/>
    <w:rsid w:val="008C62CD"/>
    <w:rsid w:val="008C640B"/>
    <w:rsid w:val="008C6C34"/>
    <w:rsid w:val="008C7788"/>
    <w:rsid w:val="008C7E92"/>
    <w:rsid w:val="008D2C45"/>
    <w:rsid w:val="008D2F9D"/>
    <w:rsid w:val="008D3626"/>
    <w:rsid w:val="008D65FF"/>
    <w:rsid w:val="008D78B8"/>
    <w:rsid w:val="008E0608"/>
    <w:rsid w:val="008E0B10"/>
    <w:rsid w:val="008E10A5"/>
    <w:rsid w:val="008E19D8"/>
    <w:rsid w:val="008E2D06"/>
    <w:rsid w:val="008E2E90"/>
    <w:rsid w:val="008E349D"/>
    <w:rsid w:val="008E4427"/>
    <w:rsid w:val="008E5C38"/>
    <w:rsid w:val="008E682D"/>
    <w:rsid w:val="008E6902"/>
    <w:rsid w:val="008E6C54"/>
    <w:rsid w:val="008E7CD5"/>
    <w:rsid w:val="008F0F24"/>
    <w:rsid w:val="008F18A2"/>
    <w:rsid w:val="008F2A7B"/>
    <w:rsid w:val="008F393A"/>
    <w:rsid w:val="008F4C4F"/>
    <w:rsid w:val="008F4EF8"/>
    <w:rsid w:val="008F5AEE"/>
    <w:rsid w:val="008F705E"/>
    <w:rsid w:val="008F7A7E"/>
    <w:rsid w:val="0090067B"/>
    <w:rsid w:val="00900B17"/>
    <w:rsid w:val="0090214F"/>
    <w:rsid w:val="00902862"/>
    <w:rsid w:val="00902F4D"/>
    <w:rsid w:val="0090319A"/>
    <w:rsid w:val="0090322F"/>
    <w:rsid w:val="009036C4"/>
    <w:rsid w:val="00903DF8"/>
    <w:rsid w:val="00904FC3"/>
    <w:rsid w:val="0090558C"/>
    <w:rsid w:val="009102F5"/>
    <w:rsid w:val="009103D8"/>
    <w:rsid w:val="00910A2F"/>
    <w:rsid w:val="0091297F"/>
    <w:rsid w:val="00913014"/>
    <w:rsid w:val="00913594"/>
    <w:rsid w:val="00913B97"/>
    <w:rsid w:val="009154DF"/>
    <w:rsid w:val="009154F3"/>
    <w:rsid w:val="009160BA"/>
    <w:rsid w:val="009176E6"/>
    <w:rsid w:val="009201A8"/>
    <w:rsid w:val="00921665"/>
    <w:rsid w:val="00922947"/>
    <w:rsid w:val="00923860"/>
    <w:rsid w:val="00923E1B"/>
    <w:rsid w:val="00924301"/>
    <w:rsid w:val="009243E0"/>
    <w:rsid w:val="00925794"/>
    <w:rsid w:val="00925A1C"/>
    <w:rsid w:val="009262FB"/>
    <w:rsid w:val="009275F9"/>
    <w:rsid w:val="009278E8"/>
    <w:rsid w:val="00927E85"/>
    <w:rsid w:val="00930598"/>
    <w:rsid w:val="009306CD"/>
    <w:rsid w:val="00931442"/>
    <w:rsid w:val="00931446"/>
    <w:rsid w:val="00932A3B"/>
    <w:rsid w:val="00933610"/>
    <w:rsid w:val="00934888"/>
    <w:rsid w:val="00934D34"/>
    <w:rsid w:val="0093538C"/>
    <w:rsid w:val="00935C6C"/>
    <w:rsid w:val="009361F1"/>
    <w:rsid w:val="00936341"/>
    <w:rsid w:val="00936D4C"/>
    <w:rsid w:val="009378B1"/>
    <w:rsid w:val="00937C0B"/>
    <w:rsid w:val="0094039D"/>
    <w:rsid w:val="00940C32"/>
    <w:rsid w:val="00941AA0"/>
    <w:rsid w:val="0094426A"/>
    <w:rsid w:val="00944944"/>
    <w:rsid w:val="0094523D"/>
    <w:rsid w:val="009479FA"/>
    <w:rsid w:val="00951017"/>
    <w:rsid w:val="009516F3"/>
    <w:rsid w:val="009520C7"/>
    <w:rsid w:val="00952347"/>
    <w:rsid w:val="009548AC"/>
    <w:rsid w:val="00954A89"/>
    <w:rsid w:val="00954BC6"/>
    <w:rsid w:val="00955524"/>
    <w:rsid w:val="00955580"/>
    <w:rsid w:val="009563B8"/>
    <w:rsid w:val="00956805"/>
    <w:rsid w:val="00956904"/>
    <w:rsid w:val="00956B4D"/>
    <w:rsid w:val="00957071"/>
    <w:rsid w:val="009576C4"/>
    <w:rsid w:val="0096002C"/>
    <w:rsid w:val="00960927"/>
    <w:rsid w:val="00960E39"/>
    <w:rsid w:val="009616CC"/>
    <w:rsid w:val="00961CD8"/>
    <w:rsid w:val="0096246E"/>
    <w:rsid w:val="00963257"/>
    <w:rsid w:val="00964BBE"/>
    <w:rsid w:val="00965135"/>
    <w:rsid w:val="0096540A"/>
    <w:rsid w:val="00965A07"/>
    <w:rsid w:val="00965E28"/>
    <w:rsid w:val="00970EF9"/>
    <w:rsid w:val="00971840"/>
    <w:rsid w:val="00971910"/>
    <w:rsid w:val="009719F9"/>
    <w:rsid w:val="00971E0A"/>
    <w:rsid w:val="009721EA"/>
    <w:rsid w:val="00972428"/>
    <w:rsid w:val="009726DD"/>
    <w:rsid w:val="009728E8"/>
    <w:rsid w:val="00973325"/>
    <w:rsid w:val="00973C47"/>
    <w:rsid w:val="00974864"/>
    <w:rsid w:val="00975ACF"/>
    <w:rsid w:val="00975BA9"/>
    <w:rsid w:val="00977968"/>
    <w:rsid w:val="00977BB8"/>
    <w:rsid w:val="00977C3E"/>
    <w:rsid w:val="00980516"/>
    <w:rsid w:val="00980F87"/>
    <w:rsid w:val="00981273"/>
    <w:rsid w:val="00981984"/>
    <w:rsid w:val="00981E82"/>
    <w:rsid w:val="0098205C"/>
    <w:rsid w:val="00982B62"/>
    <w:rsid w:val="00983B91"/>
    <w:rsid w:val="009843A0"/>
    <w:rsid w:val="00984EE5"/>
    <w:rsid w:val="0098513E"/>
    <w:rsid w:val="009859B9"/>
    <w:rsid w:val="009867AE"/>
    <w:rsid w:val="00987D81"/>
    <w:rsid w:val="00990AAD"/>
    <w:rsid w:val="00990FF1"/>
    <w:rsid w:val="0099269B"/>
    <w:rsid w:val="00992906"/>
    <w:rsid w:val="00994219"/>
    <w:rsid w:val="009944DD"/>
    <w:rsid w:val="00994F35"/>
    <w:rsid w:val="009958CC"/>
    <w:rsid w:val="009962EB"/>
    <w:rsid w:val="0099649D"/>
    <w:rsid w:val="00997013"/>
    <w:rsid w:val="00997EC8"/>
    <w:rsid w:val="009A04D7"/>
    <w:rsid w:val="009A0826"/>
    <w:rsid w:val="009A0CEA"/>
    <w:rsid w:val="009A1349"/>
    <w:rsid w:val="009A14C6"/>
    <w:rsid w:val="009A1500"/>
    <w:rsid w:val="009A220D"/>
    <w:rsid w:val="009A232C"/>
    <w:rsid w:val="009A29F9"/>
    <w:rsid w:val="009A2CEB"/>
    <w:rsid w:val="009A2D23"/>
    <w:rsid w:val="009A3065"/>
    <w:rsid w:val="009A3114"/>
    <w:rsid w:val="009A3BDC"/>
    <w:rsid w:val="009A3ED2"/>
    <w:rsid w:val="009A44DF"/>
    <w:rsid w:val="009A45CB"/>
    <w:rsid w:val="009A46A2"/>
    <w:rsid w:val="009A4792"/>
    <w:rsid w:val="009A4BB4"/>
    <w:rsid w:val="009A6481"/>
    <w:rsid w:val="009A64D4"/>
    <w:rsid w:val="009A70C1"/>
    <w:rsid w:val="009A795E"/>
    <w:rsid w:val="009B0FFB"/>
    <w:rsid w:val="009B1B03"/>
    <w:rsid w:val="009B1D49"/>
    <w:rsid w:val="009B1F34"/>
    <w:rsid w:val="009B2831"/>
    <w:rsid w:val="009B28D1"/>
    <w:rsid w:val="009B2E47"/>
    <w:rsid w:val="009B2FE8"/>
    <w:rsid w:val="009B3184"/>
    <w:rsid w:val="009B379D"/>
    <w:rsid w:val="009B3F30"/>
    <w:rsid w:val="009B5F69"/>
    <w:rsid w:val="009B6465"/>
    <w:rsid w:val="009B66DA"/>
    <w:rsid w:val="009B6C5A"/>
    <w:rsid w:val="009B726F"/>
    <w:rsid w:val="009B759B"/>
    <w:rsid w:val="009B7E4F"/>
    <w:rsid w:val="009B7F96"/>
    <w:rsid w:val="009C0E20"/>
    <w:rsid w:val="009C3611"/>
    <w:rsid w:val="009C3830"/>
    <w:rsid w:val="009C436E"/>
    <w:rsid w:val="009C4658"/>
    <w:rsid w:val="009C4A28"/>
    <w:rsid w:val="009C50A8"/>
    <w:rsid w:val="009C55C4"/>
    <w:rsid w:val="009C57E4"/>
    <w:rsid w:val="009C5E6A"/>
    <w:rsid w:val="009C5F92"/>
    <w:rsid w:val="009C72CD"/>
    <w:rsid w:val="009C7553"/>
    <w:rsid w:val="009C76A6"/>
    <w:rsid w:val="009C789A"/>
    <w:rsid w:val="009D09C8"/>
    <w:rsid w:val="009D09DA"/>
    <w:rsid w:val="009D0DA4"/>
    <w:rsid w:val="009D11C9"/>
    <w:rsid w:val="009D1E8F"/>
    <w:rsid w:val="009D21B5"/>
    <w:rsid w:val="009D39FD"/>
    <w:rsid w:val="009D428B"/>
    <w:rsid w:val="009D4884"/>
    <w:rsid w:val="009D4D48"/>
    <w:rsid w:val="009D599D"/>
    <w:rsid w:val="009D5EDA"/>
    <w:rsid w:val="009D5FDB"/>
    <w:rsid w:val="009D6FD5"/>
    <w:rsid w:val="009D73D6"/>
    <w:rsid w:val="009D7703"/>
    <w:rsid w:val="009D7C1A"/>
    <w:rsid w:val="009E07EE"/>
    <w:rsid w:val="009E1170"/>
    <w:rsid w:val="009E1397"/>
    <w:rsid w:val="009E24EF"/>
    <w:rsid w:val="009E27FD"/>
    <w:rsid w:val="009E3C12"/>
    <w:rsid w:val="009E43C2"/>
    <w:rsid w:val="009E495B"/>
    <w:rsid w:val="009E4DDA"/>
    <w:rsid w:val="009E5277"/>
    <w:rsid w:val="009E530C"/>
    <w:rsid w:val="009E5B8E"/>
    <w:rsid w:val="009E674A"/>
    <w:rsid w:val="009E734B"/>
    <w:rsid w:val="009E7B8D"/>
    <w:rsid w:val="009E7B93"/>
    <w:rsid w:val="009E7C04"/>
    <w:rsid w:val="009E7EA1"/>
    <w:rsid w:val="009F059F"/>
    <w:rsid w:val="009F0C8F"/>
    <w:rsid w:val="009F0F69"/>
    <w:rsid w:val="009F2120"/>
    <w:rsid w:val="009F233B"/>
    <w:rsid w:val="009F3287"/>
    <w:rsid w:val="009F355B"/>
    <w:rsid w:val="009F3F6D"/>
    <w:rsid w:val="009F425C"/>
    <w:rsid w:val="009F5689"/>
    <w:rsid w:val="009F616D"/>
    <w:rsid w:val="009F6533"/>
    <w:rsid w:val="009F7318"/>
    <w:rsid w:val="00A0017B"/>
    <w:rsid w:val="00A00518"/>
    <w:rsid w:val="00A011A7"/>
    <w:rsid w:val="00A012A0"/>
    <w:rsid w:val="00A01785"/>
    <w:rsid w:val="00A01B00"/>
    <w:rsid w:val="00A032E6"/>
    <w:rsid w:val="00A03C50"/>
    <w:rsid w:val="00A046EF"/>
    <w:rsid w:val="00A051A3"/>
    <w:rsid w:val="00A06925"/>
    <w:rsid w:val="00A078C5"/>
    <w:rsid w:val="00A079DB"/>
    <w:rsid w:val="00A07E37"/>
    <w:rsid w:val="00A108F0"/>
    <w:rsid w:val="00A10C54"/>
    <w:rsid w:val="00A12175"/>
    <w:rsid w:val="00A1239E"/>
    <w:rsid w:val="00A12862"/>
    <w:rsid w:val="00A13622"/>
    <w:rsid w:val="00A1376D"/>
    <w:rsid w:val="00A14C3D"/>
    <w:rsid w:val="00A151E1"/>
    <w:rsid w:val="00A15D47"/>
    <w:rsid w:val="00A166DE"/>
    <w:rsid w:val="00A16D0A"/>
    <w:rsid w:val="00A16FF2"/>
    <w:rsid w:val="00A17EE0"/>
    <w:rsid w:val="00A20580"/>
    <w:rsid w:val="00A20DE3"/>
    <w:rsid w:val="00A21096"/>
    <w:rsid w:val="00A213FC"/>
    <w:rsid w:val="00A214BF"/>
    <w:rsid w:val="00A22B99"/>
    <w:rsid w:val="00A2314F"/>
    <w:rsid w:val="00A241A5"/>
    <w:rsid w:val="00A25083"/>
    <w:rsid w:val="00A258C8"/>
    <w:rsid w:val="00A26EBB"/>
    <w:rsid w:val="00A302F6"/>
    <w:rsid w:val="00A30ACC"/>
    <w:rsid w:val="00A30B23"/>
    <w:rsid w:val="00A3157A"/>
    <w:rsid w:val="00A31D4B"/>
    <w:rsid w:val="00A32BC5"/>
    <w:rsid w:val="00A33144"/>
    <w:rsid w:val="00A34192"/>
    <w:rsid w:val="00A348BF"/>
    <w:rsid w:val="00A348CC"/>
    <w:rsid w:val="00A3515F"/>
    <w:rsid w:val="00A359A5"/>
    <w:rsid w:val="00A35E70"/>
    <w:rsid w:val="00A365EF"/>
    <w:rsid w:val="00A36E99"/>
    <w:rsid w:val="00A40772"/>
    <w:rsid w:val="00A41513"/>
    <w:rsid w:val="00A419F9"/>
    <w:rsid w:val="00A41F62"/>
    <w:rsid w:val="00A43151"/>
    <w:rsid w:val="00A43C26"/>
    <w:rsid w:val="00A44052"/>
    <w:rsid w:val="00A45324"/>
    <w:rsid w:val="00A45828"/>
    <w:rsid w:val="00A45931"/>
    <w:rsid w:val="00A45CE9"/>
    <w:rsid w:val="00A46537"/>
    <w:rsid w:val="00A465A1"/>
    <w:rsid w:val="00A4667A"/>
    <w:rsid w:val="00A466C2"/>
    <w:rsid w:val="00A46CB1"/>
    <w:rsid w:val="00A46E1C"/>
    <w:rsid w:val="00A473E0"/>
    <w:rsid w:val="00A506D1"/>
    <w:rsid w:val="00A50753"/>
    <w:rsid w:val="00A50A8C"/>
    <w:rsid w:val="00A51094"/>
    <w:rsid w:val="00A51B6D"/>
    <w:rsid w:val="00A52F62"/>
    <w:rsid w:val="00A53809"/>
    <w:rsid w:val="00A54331"/>
    <w:rsid w:val="00A55F68"/>
    <w:rsid w:val="00A5610B"/>
    <w:rsid w:val="00A57451"/>
    <w:rsid w:val="00A57F3F"/>
    <w:rsid w:val="00A60DC7"/>
    <w:rsid w:val="00A618B8"/>
    <w:rsid w:val="00A622BB"/>
    <w:rsid w:val="00A62E13"/>
    <w:rsid w:val="00A63088"/>
    <w:rsid w:val="00A636B9"/>
    <w:rsid w:val="00A64B10"/>
    <w:rsid w:val="00A64DA1"/>
    <w:rsid w:val="00A64E66"/>
    <w:rsid w:val="00A652AE"/>
    <w:rsid w:val="00A655AF"/>
    <w:rsid w:val="00A65BF3"/>
    <w:rsid w:val="00A6645C"/>
    <w:rsid w:val="00A66BF8"/>
    <w:rsid w:val="00A67346"/>
    <w:rsid w:val="00A67E8B"/>
    <w:rsid w:val="00A70D90"/>
    <w:rsid w:val="00A715FF"/>
    <w:rsid w:val="00A72B7C"/>
    <w:rsid w:val="00A734D1"/>
    <w:rsid w:val="00A73F1F"/>
    <w:rsid w:val="00A73FAB"/>
    <w:rsid w:val="00A746A6"/>
    <w:rsid w:val="00A74877"/>
    <w:rsid w:val="00A75456"/>
    <w:rsid w:val="00A75EF5"/>
    <w:rsid w:val="00A76A7F"/>
    <w:rsid w:val="00A77246"/>
    <w:rsid w:val="00A776F3"/>
    <w:rsid w:val="00A77C08"/>
    <w:rsid w:val="00A77D80"/>
    <w:rsid w:val="00A80F6E"/>
    <w:rsid w:val="00A82324"/>
    <w:rsid w:val="00A82CE6"/>
    <w:rsid w:val="00A83042"/>
    <w:rsid w:val="00A83416"/>
    <w:rsid w:val="00A83A57"/>
    <w:rsid w:val="00A844CC"/>
    <w:rsid w:val="00A8475C"/>
    <w:rsid w:val="00A8576C"/>
    <w:rsid w:val="00A862E7"/>
    <w:rsid w:val="00A8733B"/>
    <w:rsid w:val="00A87626"/>
    <w:rsid w:val="00A87A20"/>
    <w:rsid w:val="00A87AEF"/>
    <w:rsid w:val="00A87D2B"/>
    <w:rsid w:val="00A91BE8"/>
    <w:rsid w:val="00A928C9"/>
    <w:rsid w:val="00A931DD"/>
    <w:rsid w:val="00A9363E"/>
    <w:rsid w:val="00A96976"/>
    <w:rsid w:val="00A9710C"/>
    <w:rsid w:val="00A971C3"/>
    <w:rsid w:val="00A97232"/>
    <w:rsid w:val="00A977C1"/>
    <w:rsid w:val="00AA0DD5"/>
    <w:rsid w:val="00AA2194"/>
    <w:rsid w:val="00AA226A"/>
    <w:rsid w:val="00AA240F"/>
    <w:rsid w:val="00AA2A7C"/>
    <w:rsid w:val="00AA2FB4"/>
    <w:rsid w:val="00AA3633"/>
    <w:rsid w:val="00AA4416"/>
    <w:rsid w:val="00AA4AE2"/>
    <w:rsid w:val="00AA4B69"/>
    <w:rsid w:val="00AA54F8"/>
    <w:rsid w:val="00AA5ECE"/>
    <w:rsid w:val="00AA64EF"/>
    <w:rsid w:val="00AA6F8D"/>
    <w:rsid w:val="00AA7169"/>
    <w:rsid w:val="00AA7982"/>
    <w:rsid w:val="00AA7B30"/>
    <w:rsid w:val="00AB041C"/>
    <w:rsid w:val="00AB0496"/>
    <w:rsid w:val="00AB078F"/>
    <w:rsid w:val="00AB182B"/>
    <w:rsid w:val="00AB2E24"/>
    <w:rsid w:val="00AB2F22"/>
    <w:rsid w:val="00AB3279"/>
    <w:rsid w:val="00AB39F5"/>
    <w:rsid w:val="00AB3AF6"/>
    <w:rsid w:val="00AB47E4"/>
    <w:rsid w:val="00AB57B3"/>
    <w:rsid w:val="00AB5AB7"/>
    <w:rsid w:val="00AB5DD1"/>
    <w:rsid w:val="00AB6C5E"/>
    <w:rsid w:val="00AB6E78"/>
    <w:rsid w:val="00AB797A"/>
    <w:rsid w:val="00AB7DCE"/>
    <w:rsid w:val="00AB7FAF"/>
    <w:rsid w:val="00AC0F29"/>
    <w:rsid w:val="00AC2E3A"/>
    <w:rsid w:val="00AC31DD"/>
    <w:rsid w:val="00AC3F56"/>
    <w:rsid w:val="00AC5636"/>
    <w:rsid w:val="00AC5BD4"/>
    <w:rsid w:val="00AC5EE4"/>
    <w:rsid w:val="00AC7C2B"/>
    <w:rsid w:val="00AD01BD"/>
    <w:rsid w:val="00AD0201"/>
    <w:rsid w:val="00AD0D4F"/>
    <w:rsid w:val="00AD3982"/>
    <w:rsid w:val="00AD3B4D"/>
    <w:rsid w:val="00AD3DBD"/>
    <w:rsid w:val="00AD439B"/>
    <w:rsid w:val="00AD4D1F"/>
    <w:rsid w:val="00AD5418"/>
    <w:rsid w:val="00AD567E"/>
    <w:rsid w:val="00AD6FDF"/>
    <w:rsid w:val="00AD70D4"/>
    <w:rsid w:val="00AD766B"/>
    <w:rsid w:val="00AD79E7"/>
    <w:rsid w:val="00AE00B7"/>
    <w:rsid w:val="00AE0CFD"/>
    <w:rsid w:val="00AE2BB8"/>
    <w:rsid w:val="00AE32B2"/>
    <w:rsid w:val="00AE3E20"/>
    <w:rsid w:val="00AE42C6"/>
    <w:rsid w:val="00AE44EE"/>
    <w:rsid w:val="00AE4720"/>
    <w:rsid w:val="00AE7647"/>
    <w:rsid w:val="00AE767B"/>
    <w:rsid w:val="00AF0248"/>
    <w:rsid w:val="00AF084C"/>
    <w:rsid w:val="00AF0F0A"/>
    <w:rsid w:val="00AF1700"/>
    <w:rsid w:val="00AF39F2"/>
    <w:rsid w:val="00AF3DEE"/>
    <w:rsid w:val="00AF43A1"/>
    <w:rsid w:val="00AF46C2"/>
    <w:rsid w:val="00AF5128"/>
    <w:rsid w:val="00AF5684"/>
    <w:rsid w:val="00AF59AB"/>
    <w:rsid w:val="00AF59CF"/>
    <w:rsid w:val="00AF6C1F"/>
    <w:rsid w:val="00AF6C8E"/>
    <w:rsid w:val="00AF70E5"/>
    <w:rsid w:val="00AF78BD"/>
    <w:rsid w:val="00AF79D5"/>
    <w:rsid w:val="00B00865"/>
    <w:rsid w:val="00B01151"/>
    <w:rsid w:val="00B02A58"/>
    <w:rsid w:val="00B02C7C"/>
    <w:rsid w:val="00B035DD"/>
    <w:rsid w:val="00B04457"/>
    <w:rsid w:val="00B04635"/>
    <w:rsid w:val="00B04746"/>
    <w:rsid w:val="00B05057"/>
    <w:rsid w:val="00B0547B"/>
    <w:rsid w:val="00B064CC"/>
    <w:rsid w:val="00B0659E"/>
    <w:rsid w:val="00B06E98"/>
    <w:rsid w:val="00B070B4"/>
    <w:rsid w:val="00B077B4"/>
    <w:rsid w:val="00B0781C"/>
    <w:rsid w:val="00B07E95"/>
    <w:rsid w:val="00B1001C"/>
    <w:rsid w:val="00B1048A"/>
    <w:rsid w:val="00B10548"/>
    <w:rsid w:val="00B12242"/>
    <w:rsid w:val="00B1376C"/>
    <w:rsid w:val="00B13C27"/>
    <w:rsid w:val="00B147EB"/>
    <w:rsid w:val="00B14A7C"/>
    <w:rsid w:val="00B14BD1"/>
    <w:rsid w:val="00B15134"/>
    <w:rsid w:val="00B15A70"/>
    <w:rsid w:val="00B16004"/>
    <w:rsid w:val="00B1653C"/>
    <w:rsid w:val="00B16D8A"/>
    <w:rsid w:val="00B200D1"/>
    <w:rsid w:val="00B20866"/>
    <w:rsid w:val="00B20FDF"/>
    <w:rsid w:val="00B22CA7"/>
    <w:rsid w:val="00B23086"/>
    <w:rsid w:val="00B239AC"/>
    <w:rsid w:val="00B24207"/>
    <w:rsid w:val="00B242EC"/>
    <w:rsid w:val="00B244EB"/>
    <w:rsid w:val="00B258DD"/>
    <w:rsid w:val="00B25F65"/>
    <w:rsid w:val="00B27D95"/>
    <w:rsid w:val="00B27ED2"/>
    <w:rsid w:val="00B306BF"/>
    <w:rsid w:val="00B30BA6"/>
    <w:rsid w:val="00B312DD"/>
    <w:rsid w:val="00B312E3"/>
    <w:rsid w:val="00B31BF5"/>
    <w:rsid w:val="00B32456"/>
    <w:rsid w:val="00B32BE8"/>
    <w:rsid w:val="00B3449A"/>
    <w:rsid w:val="00B3567D"/>
    <w:rsid w:val="00B3595B"/>
    <w:rsid w:val="00B35D2F"/>
    <w:rsid w:val="00B37431"/>
    <w:rsid w:val="00B40390"/>
    <w:rsid w:val="00B40A70"/>
    <w:rsid w:val="00B41413"/>
    <w:rsid w:val="00B4176B"/>
    <w:rsid w:val="00B41A61"/>
    <w:rsid w:val="00B42499"/>
    <w:rsid w:val="00B4264B"/>
    <w:rsid w:val="00B42874"/>
    <w:rsid w:val="00B42D3B"/>
    <w:rsid w:val="00B43201"/>
    <w:rsid w:val="00B44076"/>
    <w:rsid w:val="00B44081"/>
    <w:rsid w:val="00B44CB1"/>
    <w:rsid w:val="00B45658"/>
    <w:rsid w:val="00B459F1"/>
    <w:rsid w:val="00B4647C"/>
    <w:rsid w:val="00B50428"/>
    <w:rsid w:val="00B5099B"/>
    <w:rsid w:val="00B50A4D"/>
    <w:rsid w:val="00B51161"/>
    <w:rsid w:val="00B532D0"/>
    <w:rsid w:val="00B53394"/>
    <w:rsid w:val="00B54904"/>
    <w:rsid w:val="00B55D15"/>
    <w:rsid w:val="00B56605"/>
    <w:rsid w:val="00B60921"/>
    <w:rsid w:val="00B61385"/>
    <w:rsid w:val="00B61EF3"/>
    <w:rsid w:val="00B63780"/>
    <w:rsid w:val="00B63A5D"/>
    <w:rsid w:val="00B657BC"/>
    <w:rsid w:val="00B65DC0"/>
    <w:rsid w:val="00B66679"/>
    <w:rsid w:val="00B66BE6"/>
    <w:rsid w:val="00B67A80"/>
    <w:rsid w:val="00B70213"/>
    <w:rsid w:val="00B703F3"/>
    <w:rsid w:val="00B715FF"/>
    <w:rsid w:val="00B716C5"/>
    <w:rsid w:val="00B72B18"/>
    <w:rsid w:val="00B732F2"/>
    <w:rsid w:val="00B7380F"/>
    <w:rsid w:val="00B742F0"/>
    <w:rsid w:val="00B744FC"/>
    <w:rsid w:val="00B745DB"/>
    <w:rsid w:val="00B746CA"/>
    <w:rsid w:val="00B758A6"/>
    <w:rsid w:val="00B778A0"/>
    <w:rsid w:val="00B77AD0"/>
    <w:rsid w:val="00B77E16"/>
    <w:rsid w:val="00B8007C"/>
    <w:rsid w:val="00B805FC"/>
    <w:rsid w:val="00B8185F"/>
    <w:rsid w:val="00B82AF1"/>
    <w:rsid w:val="00B82F8D"/>
    <w:rsid w:val="00B83049"/>
    <w:rsid w:val="00B833D5"/>
    <w:rsid w:val="00B8350F"/>
    <w:rsid w:val="00B85093"/>
    <w:rsid w:val="00B85995"/>
    <w:rsid w:val="00B86475"/>
    <w:rsid w:val="00B865CD"/>
    <w:rsid w:val="00B87E9D"/>
    <w:rsid w:val="00B90ADE"/>
    <w:rsid w:val="00B90B9E"/>
    <w:rsid w:val="00B90C04"/>
    <w:rsid w:val="00B90C5E"/>
    <w:rsid w:val="00B91044"/>
    <w:rsid w:val="00B91DD8"/>
    <w:rsid w:val="00B935A2"/>
    <w:rsid w:val="00B93A0E"/>
    <w:rsid w:val="00B93C93"/>
    <w:rsid w:val="00B94C56"/>
    <w:rsid w:val="00B9533F"/>
    <w:rsid w:val="00B9639F"/>
    <w:rsid w:val="00B96598"/>
    <w:rsid w:val="00B96AFD"/>
    <w:rsid w:val="00B975BC"/>
    <w:rsid w:val="00BA06E4"/>
    <w:rsid w:val="00BA2359"/>
    <w:rsid w:val="00BA2BEF"/>
    <w:rsid w:val="00BA327A"/>
    <w:rsid w:val="00BA3C9E"/>
    <w:rsid w:val="00BA3FDD"/>
    <w:rsid w:val="00BA4F2A"/>
    <w:rsid w:val="00BA57B4"/>
    <w:rsid w:val="00BA5E03"/>
    <w:rsid w:val="00BA6A1A"/>
    <w:rsid w:val="00BA75B4"/>
    <w:rsid w:val="00BA77C3"/>
    <w:rsid w:val="00BA7CDC"/>
    <w:rsid w:val="00BB0A45"/>
    <w:rsid w:val="00BB1A47"/>
    <w:rsid w:val="00BB4028"/>
    <w:rsid w:val="00BB72A8"/>
    <w:rsid w:val="00BB7731"/>
    <w:rsid w:val="00BC004A"/>
    <w:rsid w:val="00BC1EC4"/>
    <w:rsid w:val="00BC24FC"/>
    <w:rsid w:val="00BC2AA3"/>
    <w:rsid w:val="00BC3230"/>
    <w:rsid w:val="00BC3AAA"/>
    <w:rsid w:val="00BC4927"/>
    <w:rsid w:val="00BC4B78"/>
    <w:rsid w:val="00BC65C8"/>
    <w:rsid w:val="00BC732B"/>
    <w:rsid w:val="00BC79AA"/>
    <w:rsid w:val="00BD044A"/>
    <w:rsid w:val="00BD0AC8"/>
    <w:rsid w:val="00BD0C8C"/>
    <w:rsid w:val="00BD0E81"/>
    <w:rsid w:val="00BD1192"/>
    <w:rsid w:val="00BD1786"/>
    <w:rsid w:val="00BD17EA"/>
    <w:rsid w:val="00BD1895"/>
    <w:rsid w:val="00BD1FF4"/>
    <w:rsid w:val="00BD20F1"/>
    <w:rsid w:val="00BD28F2"/>
    <w:rsid w:val="00BD2C95"/>
    <w:rsid w:val="00BD4115"/>
    <w:rsid w:val="00BD5795"/>
    <w:rsid w:val="00BD637D"/>
    <w:rsid w:val="00BD7016"/>
    <w:rsid w:val="00BD703D"/>
    <w:rsid w:val="00BD758E"/>
    <w:rsid w:val="00BD7714"/>
    <w:rsid w:val="00BE02EC"/>
    <w:rsid w:val="00BE092C"/>
    <w:rsid w:val="00BE1E29"/>
    <w:rsid w:val="00BE1F71"/>
    <w:rsid w:val="00BE2C83"/>
    <w:rsid w:val="00BE3E89"/>
    <w:rsid w:val="00BE5947"/>
    <w:rsid w:val="00BE5C29"/>
    <w:rsid w:val="00BE6847"/>
    <w:rsid w:val="00BE6890"/>
    <w:rsid w:val="00BE6CB9"/>
    <w:rsid w:val="00BE7399"/>
    <w:rsid w:val="00BF0723"/>
    <w:rsid w:val="00BF07A5"/>
    <w:rsid w:val="00BF1AC9"/>
    <w:rsid w:val="00BF1B89"/>
    <w:rsid w:val="00BF27E6"/>
    <w:rsid w:val="00BF352F"/>
    <w:rsid w:val="00BF3A80"/>
    <w:rsid w:val="00BF46E9"/>
    <w:rsid w:val="00BF5D9A"/>
    <w:rsid w:val="00BF6EC6"/>
    <w:rsid w:val="00BF7563"/>
    <w:rsid w:val="00C003F7"/>
    <w:rsid w:val="00C01666"/>
    <w:rsid w:val="00C01C6D"/>
    <w:rsid w:val="00C02165"/>
    <w:rsid w:val="00C027FD"/>
    <w:rsid w:val="00C0312F"/>
    <w:rsid w:val="00C03443"/>
    <w:rsid w:val="00C03888"/>
    <w:rsid w:val="00C04358"/>
    <w:rsid w:val="00C04A7B"/>
    <w:rsid w:val="00C04C8E"/>
    <w:rsid w:val="00C053A2"/>
    <w:rsid w:val="00C06499"/>
    <w:rsid w:val="00C06750"/>
    <w:rsid w:val="00C06C86"/>
    <w:rsid w:val="00C07CBC"/>
    <w:rsid w:val="00C10EFC"/>
    <w:rsid w:val="00C11234"/>
    <w:rsid w:val="00C11355"/>
    <w:rsid w:val="00C124C2"/>
    <w:rsid w:val="00C12E3B"/>
    <w:rsid w:val="00C13B9D"/>
    <w:rsid w:val="00C13BD8"/>
    <w:rsid w:val="00C1522A"/>
    <w:rsid w:val="00C1556E"/>
    <w:rsid w:val="00C161D9"/>
    <w:rsid w:val="00C165F6"/>
    <w:rsid w:val="00C16898"/>
    <w:rsid w:val="00C16A45"/>
    <w:rsid w:val="00C1703A"/>
    <w:rsid w:val="00C20C96"/>
    <w:rsid w:val="00C2153F"/>
    <w:rsid w:val="00C21E67"/>
    <w:rsid w:val="00C21EFE"/>
    <w:rsid w:val="00C2208E"/>
    <w:rsid w:val="00C22689"/>
    <w:rsid w:val="00C22736"/>
    <w:rsid w:val="00C229DE"/>
    <w:rsid w:val="00C22D08"/>
    <w:rsid w:val="00C22DD1"/>
    <w:rsid w:val="00C24530"/>
    <w:rsid w:val="00C24AD9"/>
    <w:rsid w:val="00C2690E"/>
    <w:rsid w:val="00C26BE1"/>
    <w:rsid w:val="00C30C4E"/>
    <w:rsid w:val="00C317F2"/>
    <w:rsid w:val="00C327B6"/>
    <w:rsid w:val="00C35613"/>
    <w:rsid w:val="00C35719"/>
    <w:rsid w:val="00C35BCF"/>
    <w:rsid w:val="00C36755"/>
    <w:rsid w:val="00C36B2C"/>
    <w:rsid w:val="00C36E60"/>
    <w:rsid w:val="00C3715A"/>
    <w:rsid w:val="00C40B12"/>
    <w:rsid w:val="00C40C44"/>
    <w:rsid w:val="00C4144B"/>
    <w:rsid w:val="00C427D5"/>
    <w:rsid w:val="00C441E1"/>
    <w:rsid w:val="00C44977"/>
    <w:rsid w:val="00C44D46"/>
    <w:rsid w:val="00C45C0E"/>
    <w:rsid w:val="00C46E34"/>
    <w:rsid w:val="00C47073"/>
    <w:rsid w:val="00C4723D"/>
    <w:rsid w:val="00C47B1E"/>
    <w:rsid w:val="00C50568"/>
    <w:rsid w:val="00C5064B"/>
    <w:rsid w:val="00C50CF3"/>
    <w:rsid w:val="00C51081"/>
    <w:rsid w:val="00C53016"/>
    <w:rsid w:val="00C53ADD"/>
    <w:rsid w:val="00C5443A"/>
    <w:rsid w:val="00C544DD"/>
    <w:rsid w:val="00C55F05"/>
    <w:rsid w:val="00C565C4"/>
    <w:rsid w:val="00C565DA"/>
    <w:rsid w:val="00C568E3"/>
    <w:rsid w:val="00C56C02"/>
    <w:rsid w:val="00C57BDD"/>
    <w:rsid w:val="00C607B2"/>
    <w:rsid w:val="00C60C7F"/>
    <w:rsid w:val="00C6110C"/>
    <w:rsid w:val="00C6154E"/>
    <w:rsid w:val="00C61AAC"/>
    <w:rsid w:val="00C62B2D"/>
    <w:rsid w:val="00C63BEB"/>
    <w:rsid w:val="00C64568"/>
    <w:rsid w:val="00C645A7"/>
    <w:rsid w:val="00C64FDA"/>
    <w:rsid w:val="00C6508E"/>
    <w:rsid w:val="00C6512E"/>
    <w:rsid w:val="00C661F8"/>
    <w:rsid w:val="00C66714"/>
    <w:rsid w:val="00C70D6D"/>
    <w:rsid w:val="00C70FA2"/>
    <w:rsid w:val="00C716DE"/>
    <w:rsid w:val="00C71E30"/>
    <w:rsid w:val="00C7264E"/>
    <w:rsid w:val="00C72996"/>
    <w:rsid w:val="00C72D3D"/>
    <w:rsid w:val="00C73E96"/>
    <w:rsid w:val="00C74185"/>
    <w:rsid w:val="00C7476A"/>
    <w:rsid w:val="00C75874"/>
    <w:rsid w:val="00C75B0F"/>
    <w:rsid w:val="00C76369"/>
    <w:rsid w:val="00C76D1E"/>
    <w:rsid w:val="00C772AE"/>
    <w:rsid w:val="00C77E96"/>
    <w:rsid w:val="00C80B88"/>
    <w:rsid w:val="00C80D84"/>
    <w:rsid w:val="00C81551"/>
    <w:rsid w:val="00C8169C"/>
    <w:rsid w:val="00C81A1B"/>
    <w:rsid w:val="00C81CE8"/>
    <w:rsid w:val="00C81E82"/>
    <w:rsid w:val="00C83517"/>
    <w:rsid w:val="00C841C3"/>
    <w:rsid w:val="00C84EE2"/>
    <w:rsid w:val="00C85201"/>
    <w:rsid w:val="00C8534E"/>
    <w:rsid w:val="00C861BF"/>
    <w:rsid w:val="00C866BB"/>
    <w:rsid w:val="00C86B0F"/>
    <w:rsid w:val="00C874C4"/>
    <w:rsid w:val="00C876D2"/>
    <w:rsid w:val="00C87C93"/>
    <w:rsid w:val="00C9034D"/>
    <w:rsid w:val="00C9058B"/>
    <w:rsid w:val="00C90B77"/>
    <w:rsid w:val="00C914A4"/>
    <w:rsid w:val="00C91B25"/>
    <w:rsid w:val="00C921E7"/>
    <w:rsid w:val="00C93ADF"/>
    <w:rsid w:val="00C9422D"/>
    <w:rsid w:val="00C94FD2"/>
    <w:rsid w:val="00C957AD"/>
    <w:rsid w:val="00C95888"/>
    <w:rsid w:val="00C958ED"/>
    <w:rsid w:val="00C95D21"/>
    <w:rsid w:val="00C96928"/>
    <w:rsid w:val="00C96D37"/>
    <w:rsid w:val="00C96E5A"/>
    <w:rsid w:val="00C97042"/>
    <w:rsid w:val="00C970C6"/>
    <w:rsid w:val="00CA0D64"/>
    <w:rsid w:val="00CA2915"/>
    <w:rsid w:val="00CA348B"/>
    <w:rsid w:val="00CA43C2"/>
    <w:rsid w:val="00CA571A"/>
    <w:rsid w:val="00CA5D51"/>
    <w:rsid w:val="00CA6470"/>
    <w:rsid w:val="00CB19C0"/>
    <w:rsid w:val="00CB2050"/>
    <w:rsid w:val="00CB2773"/>
    <w:rsid w:val="00CB2ABE"/>
    <w:rsid w:val="00CB5EF5"/>
    <w:rsid w:val="00CB6DA7"/>
    <w:rsid w:val="00CC03FF"/>
    <w:rsid w:val="00CC0499"/>
    <w:rsid w:val="00CC56A5"/>
    <w:rsid w:val="00CC5D21"/>
    <w:rsid w:val="00CC6BD0"/>
    <w:rsid w:val="00CC6FC4"/>
    <w:rsid w:val="00CC6FD5"/>
    <w:rsid w:val="00CC712F"/>
    <w:rsid w:val="00CC75D0"/>
    <w:rsid w:val="00CC78D6"/>
    <w:rsid w:val="00CD0045"/>
    <w:rsid w:val="00CD0244"/>
    <w:rsid w:val="00CD03DE"/>
    <w:rsid w:val="00CD0F97"/>
    <w:rsid w:val="00CD275A"/>
    <w:rsid w:val="00CD2ADE"/>
    <w:rsid w:val="00CD2CDC"/>
    <w:rsid w:val="00CD3359"/>
    <w:rsid w:val="00CD4459"/>
    <w:rsid w:val="00CD45B3"/>
    <w:rsid w:val="00CD4AFA"/>
    <w:rsid w:val="00CD4BE3"/>
    <w:rsid w:val="00CD557D"/>
    <w:rsid w:val="00CD574F"/>
    <w:rsid w:val="00CD6AA0"/>
    <w:rsid w:val="00CD72BE"/>
    <w:rsid w:val="00CD7472"/>
    <w:rsid w:val="00CD7583"/>
    <w:rsid w:val="00CD7B22"/>
    <w:rsid w:val="00CE08F0"/>
    <w:rsid w:val="00CE0C30"/>
    <w:rsid w:val="00CE0D32"/>
    <w:rsid w:val="00CE10AB"/>
    <w:rsid w:val="00CE1765"/>
    <w:rsid w:val="00CE1936"/>
    <w:rsid w:val="00CE199A"/>
    <w:rsid w:val="00CE2022"/>
    <w:rsid w:val="00CE3047"/>
    <w:rsid w:val="00CE380F"/>
    <w:rsid w:val="00CE38B3"/>
    <w:rsid w:val="00CE4F75"/>
    <w:rsid w:val="00CE6261"/>
    <w:rsid w:val="00CE6652"/>
    <w:rsid w:val="00CF0F45"/>
    <w:rsid w:val="00CF130E"/>
    <w:rsid w:val="00CF28D9"/>
    <w:rsid w:val="00CF2BEA"/>
    <w:rsid w:val="00CF2D01"/>
    <w:rsid w:val="00CF3240"/>
    <w:rsid w:val="00CF3713"/>
    <w:rsid w:val="00CF37A4"/>
    <w:rsid w:val="00CF49F4"/>
    <w:rsid w:val="00CF51CC"/>
    <w:rsid w:val="00CF62B4"/>
    <w:rsid w:val="00CF68B2"/>
    <w:rsid w:val="00CF70EB"/>
    <w:rsid w:val="00CF7346"/>
    <w:rsid w:val="00CF7754"/>
    <w:rsid w:val="00D006F4"/>
    <w:rsid w:val="00D00D82"/>
    <w:rsid w:val="00D014C2"/>
    <w:rsid w:val="00D028E2"/>
    <w:rsid w:val="00D02AF2"/>
    <w:rsid w:val="00D02C4F"/>
    <w:rsid w:val="00D0331C"/>
    <w:rsid w:val="00D0357B"/>
    <w:rsid w:val="00D03FFB"/>
    <w:rsid w:val="00D04207"/>
    <w:rsid w:val="00D0777B"/>
    <w:rsid w:val="00D079C4"/>
    <w:rsid w:val="00D07A9B"/>
    <w:rsid w:val="00D10073"/>
    <w:rsid w:val="00D106A6"/>
    <w:rsid w:val="00D106E8"/>
    <w:rsid w:val="00D10B0D"/>
    <w:rsid w:val="00D1120E"/>
    <w:rsid w:val="00D1183B"/>
    <w:rsid w:val="00D11D90"/>
    <w:rsid w:val="00D11E8E"/>
    <w:rsid w:val="00D12FDA"/>
    <w:rsid w:val="00D1418E"/>
    <w:rsid w:val="00D15BCF"/>
    <w:rsid w:val="00D16C95"/>
    <w:rsid w:val="00D178B2"/>
    <w:rsid w:val="00D17D98"/>
    <w:rsid w:val="00D20DA1"/>
    <w:rsid w:val="00D2120B"/>
    <w:rsid w:val="00D232F7"/>
    <w:rsid w:val="00D238D9"/>
    <w:rsid w:val="00D2403F"/>
    <w:rsid w:val="00D245E5"/>
    <w:rsid w:val="00D246A2"/>
    <w:rsid w:val="00D25A3A"/>
    <w:rsid w:val="00D25B92"/>
    <w:rsid w:val="00D277D3"/>
    <w:rsid w:val="00D304F5"/>
    <w:rsid w:val="00D30D90"/>
    <w:rsid w:val="00D30FC2"/>
    <w:rsid w:val="00D315F7"/>
    <w:rsid w:val="00D317CF"/>
    <w:rsid w:val="00D3194E"/>
    <w:rsid w:val="00D31E9D"/>
    <w:rsid w:val="00D3315C"/>
    <w:rsid w:val="00D33302"/>
    <w:rsid w:val="00D3379B"/>
    <w:rsid w:val="00D34B03"/>
    <w:rsid w:val="00D356FB"/>
    <w:rsid w:val="00D36190"/>
    <w:rsid w:val="00D36B05"/>
    <w:rsid w:val="00D408CE"/>
    <w:rsid w:val="00D40D8E"/>
    <w:rsid w:val="00D410E7"/>
    <w:rsid w:val="00D42A82"/>
    <w:rsid w:val="00D42EE1"/>
    <w:rsid w:val="00D43AF0"/>
    <w:rsid w:val="00D43B94"/>
    <w:rsid w:val="00D43D7F"/>
    <w:rsid w:val="00D43EE7"/>
    <w:rsid w:val="00D45DB4"/>
    <w:rsid w:val="00D46FE3"/>
    <w:rsid w:val="00D4751C"/>
    <w:rsid w:val="00D51E64"/>
    <w:rsid w:val="00D53496"/>
    <w:rsid w:val="00D54CAF"/>
    <w:rsid w:val="00D55823"/>
    <w:rsid w:val="00D559C6"/>
    <w:rsid w:val="00D55C8C"/>
    <w:rsid w:val="00D57926"/>
    <w:rsid w:val="00D61093"/>
    <w:rsid w:val="00D62293"/>
    <w:rsid w:val="00D62862"/>
    <w:rsid w:val="00D62E62"/>
    <w:rsid w:val="00D63331"/>
    <w:rsid w:val="00D641CF"/>
    <w:rsid w:val="00D64384"/>
    <w:rsid w:val="00D64ADB"/>
    <w:rsid w:val="00D64F84"/>
    <w:rsid w:val="00D6504C"/>
    <w:rsid w:val="00D67F4A"/>
    <w:rsid w:val="00D701ED"/>
    <w:rsid w:val="00D7026B"/>
    <w:rsid w:val="00D713F5"/>
    <w:rsid w:val="00D72036"/>
    <w:rsid w:val="00D72218"/>
    <w:rsid w:val="00D731A5"/>
    <w:rsid w:val="00D74FFE"/>
    <w:rsid w:val="00D7538E"/>
    <w:rsid w:val="00D76725"/>
    <w:rsid w:val="00D7734C"/>
    <w:rsid w:val="00D77781"/>
    <w:rsid w:val="00D779A7"/>
    <w:rsid w:val="00D77CA3"/>
    <w:rsid w:val="00D82B64"/>
    <w:rsid w:val="00D84601"/>
    <w:rsid w:val="00D85552"/>
    <w:rsid w:val="00D8574A"/>
    <w:rsid w:val="00D85B42"/>
    <w:rsid w:val="00D85E36"/>
    <w:rsid w:val="00D87028"/>
    <w:rsid w:val="00D87BA0"/>
    <w:rsid w:val="00D9090A"/>
    <w:rsid w:val="00D91383"/>
    <w:rsid w:val="00D9152C"/>
    <w:rsid w:val="00D92864"/>
    <w:rsid w:val="00D92DD2"/>
    <w:rsid w:val="00D92EA7"/>
    <w:rsid w:val="00D93A46"/>
    <w:rsid w:val="00D946F0"/>
    <w:rsid w:val="00D95938"/>
    <w:rsid w:val="00D95AD8"/>
    <w:rsid w:val="00D96314"/>
    <w:rsid w:val="00D9654C"/>
    <w:rsid w:val="00D96703"/>
    <w:rsid w:val="00D97ED6"/>
    <w:rsid w:val="00D97F43"/>
    <w:rsid w:val="00DA0C6E"/>
    <w:rsid w:val="00DA0D61"/>
    <w:rsid w:val="00DA186A"/>
    <w:rsid w:val="00DA2411"/>
    <w:rsid w:val="00DA294B"/>
    <w:rsid w:val="00DA385F"/>
    <w:rsid w:val="00DA4C6A"/>
    <w:rsid w:val="00DA522F"/>
    <w:rsid w:val="00DA58E7"/>
    <w:rsid w:val="00DA613A"/>
    <w:rsid w:val="00DB021D"/>
    <w:rsid w:val="00DB045A"/>
    <w:rsid w:val="00DB0691"/>
    <w:rsid w:val="00DB0A31"/>
    <w:rsid w:val="00DB0D07"/>
    <w:rsid w:val="00DB11B2"/>
    <w:rsid w:val="00DB1BA5"/>
    <w:rsid w:val="00DB35BE"/>
    <w:rsid w:val="00DB4140"/>
    <w:rsid w:val="00DB44A9"/>
    <w:rsid w:val="00DB6348"/>
    <w:rsid w:val="00DB64D2"/>
    <w:rsid w:val="00DB6CA7"/>
    <w:rsid w:val="00DB702F"/>
    <w:rsid w:val="00DB7B1E"/>
    <w:rsid w:val="00DC013F"/>
    <w:rsid w:val="00DC0F65"/>
    <w:rsid w:val="00DC1D8C"/>
    <w:rsid w:val="00DC2DCE"/>
    <w:rsid w:val="00DC36A3"/>
    <w:rsid w:val="00DC3C5D"/>
    <w:rsid w:val="00DC47DF"/>
    <w:rsid w:val="00DC5A94"/>
    <w:rsid w:val="00DC5D16"/>
    <w:rsid w:val="00DC654C"/>
    <w:rsid w:val="00DC70EC"/>
    <w:rsid w:val="00DC769D"/>
    <w:rsid w:val="00DC7A23"/>
    <w:rsid w:val="00DD0A38"/>
    <w:rsid w:val="00DD11BB"/>
    <w:rsid w:val="00DD1A26"/>
    <w:rsid w:val="00DD1C6D"/>
    <w:rsid w:val="00DD25CC"/>
    <w:rsid w:val="00DD2AA1"/>
    <w:rsid w:val="00DD36B5"/>
    <w:rsid w:val="00DD392E"/>
    <w:rsid w:val="00DD4B39"/>
    <w:rsid w:val="00DD4E43"/>
    <w:rsid w:val="00DD639B"/>
    <w:rsid w:val="00DD7168"/>
    <w:rsid w:val="00DD7B59"/>
    <w:rsid w:val="00DD7E33"/>
    <w:rsid w:val="00DE0183"/>
    <w:rsid w:val="00DE0FC7"/>
    <w:rsid w:val="00DE25BD"/>
    <w:rsid w:val="00DE2649"/>
    <w:rsid w:val="00DE3EEF"/>
    <w:rsid w:val="00DE423F"/>
    <w:rsid w:val="00DE732C"/>
    <w:rsid w:val="00DF097F"/>
    <w:rsid w:val="00DF0B33"/>
    <w:rsid w:val="00DF1293"/>
    <w:rsid w:val="00DF12B4"/>
    <w:rsid w:val="00DF1C06"/>
    <w:rsid w:val="00DF2F04"/>
    <w:rsid w:val="00DF300E"/>
    <w:rsid w:val="00DF3AAD"/>
    <w:rsid w:val="00DF6DE4"/>
    <w:rsid w:val="00DF6F34"/>
    <w:rsid w:val="00DF74EB"/>
    <w:rsid w:val="00DF76C9"/>
    <w:rsid w:val="00E00617"/>
    <w:rsid w:val="00E00989"/>
    <w:rsid w:val="00E0098A"/>
    <w:rsid w:val="00E00A4A"/>
    <w:rsid w:val="00E00C4F"/>
    <w:rsid w:val="00E02F6F"/>
    <w:rsid w:val="00E030A8"/>
    <w:rsid w:val="00E03262"/>
    <w:rsid w:val="00E03F01"/>
    <w:rsid w:val="00E04F34"/>
    <w:rsid w:val="00E05019"/>
    <w:rsid w:val="00E058A2"/>
    <w:rsid w:val="00E06123"/>
    <w:rsid w:val="00E0694D"/>
    <w:rsid w:val="00E0731F"/>
    <w:rsid w:val="00E07A63"/>
    <w:rsid w:val="00E13BC9"/>
    <w:rsid w:val="00E13EB8"/>
    <w:rsid w:val="00E15F97"/>
    <w:rsid w:val="00E160AF"/>
    <w:rsid w:val="00E17197"/>
    <w:rsid w:val="00E17CEA"/>
    <w:rsid w:val="00E20540"/>
    <w:rsid w:val="00E2077C"/>
    <w:rsid w:val="00E21AB1"/>
    <w:rsid w:val="00E22C0C"/>
    <w:rsid w:val="00E234CB"/>
    <w:rsid w:val="00E23F39"/>
    <w:rsid w:val="00E2517F"/>
    <w:rsid w:val="00E25330"/>
    <w:rsid w:val="00E25547"/>
    <w:rsid w:val="00E256E7"/>
    <w:rsid w:val="00E2693F"/>
    <w:rsid w:val="00E26F44"/>
    <w:rsid w:val="00E27B28"/>
    <w:rsid w:val="00E30EC6"/>
    <w:rsid w:val="00E314B1"/>
    <w:rsid w:val="00E31B7B"/>
    <w:rsid w:val="00E31B90"/>
    <w:rsid w:val="00E3208F"/>
    <w:rsid w:val="00E32340"/>
    <w:rsid w:val="00E328C8"/>
    <w:rsid w:val="00E32D98"/>
    <w:rsid w:val="00E32FCA"/>
    <w:rsid w:val="00E33639"/>
    <w:rsid w:val="00E33C9D"/>
    <w:rsid w:val="00E3449A"/>
    <w:rsid w:val="00E34C16"/>
    <w:rsid w:val="00E350C8"/>
    <w:rsid w:val="00E35F54"/>
    <w:rsid w:val="00E361E0"/>
    <w:rsid w:val="00E36B48"/>
    <w:rsid w:val="00E3740B"/>
    <w:rsid w:val="00E37C7F"/>
    <w:rsid w:val="00E40102"/>
    <w:rsid w:val="00E403F1"/>
    <w:rsid w:val="00E40D2D"/>
    <w:rsid w:val="00E40F3E"/>
    <w:rsid w:val="00E42853"/>
    <w:rsid w:val="00E43561"/>
    <w:rsid w:val="00E43CF2"/>
    <w:rsid w:val="00E4463C"/>
    <w:rsid w:val="00E44739"/>
    <w:rsid w:val="00E45686"/>
    <w:rsid w:val="00E46610"/>
    <w:rsid w:val="00E47FA6"/>
    <w:rsid w:val="00E50715"/>
    <w:rsid w:val="00E512D2"/>
    <w:rsid w:val="00E51899"/>
    <w:rsid w:val="00E51B47"/>
    <w:rsid w:val="00E527D5"/>
    <w:rsid w:val="00E53040"/>
    <w:rsid w:val="00E54B6C"/>
    <w:rsid w:val="00E54E77"/>
    <w:rsid w:val="00E55BF6"/>
    <w:rsid w:val="00E56471"/>
    <w:rsid w:val="00E568AC"/>
    <w:rsid w:val="00E56D21"/>
    <w:rsid w:val="00E57741"/>
    <w:rsid w:val="00E57FE7"/>
    <w:rsid w:val="00E6036A"/>
    <w:rsid w:val="00E6073C"/>
    <w:rsid w:val="00E610B9"/>
    <w:rsid w:val="00E616D8"/>
    <w:rsid w:val="00E63708"/>
    <w:rsid w:val="00E64F3B"/>
    <w:rsid w:val="00E6527D"/>
    <w:rsid w:val="00E65802"/>
    <w:rsid w:val="00E66256"/>
    <w:rsid w:val="00E66B30"/>
    <w:rsid w:val="00E676AA"/>
    <w:rsid w:val="00E70682"/>
    <w:rsid w:val="00E70E9A"/>
    <w:rsid w:val="00E7126C"/>
    <w:rsid w:val="00E7210D"/>
    <w:rsid w:val="00E721F0"/>
    <w:rsid w:val="00E72A96"/>
    <w:rsid w:val="00E7361D"/>
    <w:rsid w:val="00E73D58"/>
    <w:rsid w:val="00E74506"/>
    <w:rsid w:val="00E7522A"/>
    <w:rsid w:val="00E75803"/>
    <w:rsid w:val="00E77FDB"/>
    <w:rsid w:val="00E813F1"/>
    <w:rsid w:val="00E83280"/>
    <w:rsid w:val="00E84354"/>
    <w:rsid w:val="00E84A00"/>
    <w:rsid w:val="00E85509"/>
    <w:rsid w:val="00E85D21"/>
    <w:rsid w:val="00E86E69"/>
    <w:rsid w:val="00E8720A"/>
    <w:rsid w:val="00E8728D"/>
    <w:rsid w:val="00E9011C"/>
    <w:rsid w:val="00E9087C"/>
    <w:rsid w:val="00E90B66"/>
    <w:rsid w:val="00E913FB"/>
    <w:rsid w:val="00E9161D"/>
    <w:rsid w:val="00E924A0"/>
    <w:rsid w:val="00E92B98"/>
    <w:rsid w:val="00E9695B"/>
    <w:rsid w:val="00E9765C"/>
    <w:rsid w:val="00E97C25"/>
    <w:rsid w:val="00EA05C1"/>
    <w:rsid w:val="00EA1985"/>
    <w:rsid w:val="00EA221D"/>
    <w:rsid w:val="00EA304D"/>
    <w:rsid w:val="00EA3AAD"/>
    <w:rsid w:val="00EA3DC0"/>
    <w:rsid w:val="00EA451E"/>
    <w:rsid w:val="00EA5907"/>
    <w:rsid w:val="00EA5FB8"/>
    <w:rsid w:val="00EA6177"/>
    <w:rsid w:val="00EA7862"/>
    <w:rsid w:val="00EB006E"/>
    <w:rsid w:val="00EB00F5"/>
    <w:rsid w:val="00EB30A7"/>
    <w:rsid w:val="00EB351A"/>
    <w:rsid w:val="00EB36E5"/>
    <w:rsid w:val="00EB4245"/>
    <w:rsid w:val="00EB5FF6"/>
    <w:rsid w:val="00EB6C1C"/>
    <w:rsid w:val="00EC0AFE"/>
    <w:rsid w:val="00EC0B13"/>
    <w:rsid w:val="00EC0BD7"/>
    <w:rsid w:val="00EC11C0"/>
    <w:rsid w:val="00EC1A49"/>
    <w:rsid w:val="00EC1F4C"/>
    <w:rsid w:val="00EC25AD"/>
    <w:rsid w:val="00EC2BDD"/>
    <w:rsid w:val="00EC2C7A"/>
    <w:rsid w:val="00EC351B"/>
    <w:rsid w:val="00EC357C"/>
    <w:rsid w:val="00EC3C30"/>
    <w:rsid w:val="00EC4126"/>
    <w:rsid w:val="00EC44B9"/>
    <w:rsid w:val="00EC52FE"/>
    <w:rsid w:val="00EC5A4F"/>
    <w:rsid w:val="00EC6842"/>
    <w:rsid w:val="00EC71A4"/>
    <w:rsid w:val="00EC72F1"/>
    <w:rsid w:val="00EC7306"/>
    <w:rsid w:val="00EC75D3"/>
    <w:rsid w:val="00ED1AF5"/>
    <w:rsid w:val="00ED1C22"/>
    <w:rsid w:val="00ED1D0E"/>
    <w:rsid w:val="00ED23C4"/>
    <w:rsid w:val="00ED292E"/>
    <w:rsid w:val="00ED48DA"/>
    <w:rsid w:val="00ED4916"/>
    <w:rsid w:val="00ED776B"/>
    <w:rsid w:val="00EE0033"/>
    <w:rsid w:val="00EE012F"/>
    <w:rsid w:val="00EE0B8B"/>
    <w:rsid w:val="00EE0D09"/>
    <w:rsid w:val="00EE0E5F"/>
    <w:rsid w:val="00EE10D6"/>
    <w:rsid w:val="00EE149B"/>
    <w:rsid w:val="00EE1F21"/>
    <w:rsid w:val="00EE3791"/>
    <w:rsid w:val="00EE4A24"/>
    <w:rsid w:val="00EE60E6"/>
    <w:rsid w:val="00EE6276"/>
    <w:rsid w:val="00EE68B9"/>
    <w:rsid w:val="00EE77A4"/>
    <w:rsid w:val="00EF033E"/>
    <w:rsid w:val="00EF0770"/>
    <w:rsid w:val="00EF14FB"/>
    <w:rsid w:val="00EF202E"/>
    <w:rsid w:val="00EF2548"/>
    <w:rsid w:val="00EF2919"/>
    <w:rsid w:val="00EF2B26"/>
    <w:rsid w:val="00EF2EFF"/>
    <w:rsid w:val="00EF39E7"/>
    <w:rsid w:val="00EF3AE3"/>
    <w:rsid w:val="00EF4549"/>
    <w:rsid w:val="00EF4B8F"/>
    <w:rsid w:val="00EF589B"/>
    <w:rsid w:val="00EF595E"/>
    <w:rsid w:val="00EF77E5"/>
    <w:rsid w:val="00F003ED"/>
    <w:rsid w:val="00F00728"/>
    <w:rsid w:val="00F01727"/>
    <w:rsid w:val="00F01E14"/>
    <w:rsid w:val="00F02757"/>
    <w:rsid w:val="00F03151"/>
    <w:rsid w:val="00F03B01"/>
    <w:rsid w:val="00F03C28"/>
    <w:rsid w:val="00F054D7"/>
    <w:rsid w:val="00F07B2C"/>
    <w:rsid w:val="00F104F1"/>
    <w:rsid w:val="00F105C7"/>
    <w:rsid w:val="00F11731"/>
    <w:rsid w:val="00F11F64"/>
    <w:rsid w:val="00F12CB8"/>
    <w:rsid w:val="00F1326A"/>
    <w:rsid w:val="00F151E9"/>
    <w:rsid w:val="00F152CC"/>
    <w:rsid w:val="00F16A6C"/>
    <w:rsid w:val="00F16BBD"/>
    <w:rsid w:val="00F17206"/>
    <w:rsid w:val="00F1729B"/>
    <w:rsid w:val="00F20789"/>
    <w:rsid w:val="00F22F67"/>
    <w:rsid w:val="00F231C1"/>
    <w:rsid w:val="00F232B8"/>
    <w:rsid w:val="00F23DD6"/>
    <w:rsid w:val="00F2544D"/>
    <w:rsid w:val="00F255DA"/>
    <w:rsid w:val="00F25B26"/>
    <w:rsid w:val="00F264D7"/>
    <w:rsid w:val="00F26D06"/>
    <w:rsid w:val="00F27AA4"/>
    <w:rsid w:val="00F303AC"/>
    <w:rsid w:val="00F304FF"/>
    <w:rsid w:val="00F30824"/>
    <w:rsid w:val="00F30D17"/>
    <w:rsid w:val="00F30FBD"/>
    <w:rsid w:val="00F3170E"/>
    <w:rsid w:val="00F33455"/>
    <w:rsid w:val="00F34782"/>
    <w:rsid w:val="00F3558E"/>
    <w:rsid w:val="00F37FAF"/>
    <w:rsid w:val="00F4096E"/>
    <w:rsid w:val="00F40BB0"/>
    <w:rsid w:val="00F435DF"/>
    <w:rsid w:val="00F45D5D"/>
    <w:rsid w:val="00F46296"/>
    <w:rsid w:val="00F4738A"/>
    <w:rsid w:val="00F47405"/>
    <w:rsid w:val="00F4789C"/>
    <w:rsid w:val="00F50503"/>
    <w:rsid w:val="00F50E15"/>
    <w:rsid w:val="00F512D9"/>
    <w:rsid w:val="00F5150B"/>
    <w:rsid w:val="00F51FC4"/>
    <w:rsid w:val="00F5287E"/>
    <w:rsid w:val="00F52BFA"/>
    <w:rsid w:val="00F53576"/>
    <w:rsid w:val="00F538C1"/>
    <w:rsid w:val="00F53F28"/>
    <w:rsid w:val="00F543DD"/>
    <w:rsid w:val="00F547CD"/>
    <w:rsid w:val="00F548F0"/>
    <w:rsid w:val="00F55709"/>
    <w:rsid w:val="00F56243"/>
    <w:rsid w:val="00F56751"/>
    <w:rsid w:val="00F57019"/>
    <w:rsid w:val="00F571D3"/>
    <w:rsid w:val="00F57E2B"/>
    <w:rsid w:val="00F60591"/>
    <w:rsid w:val="00F60B80"/>
    <w:rsid w:val="00F60F94"/>
    <w:rsid w:val="00F626C4"/>
    <w:rsid w:val="00F627D0"/>
    <w:rsid w:val="00F62B57"/>
    <w:rsid w:val="00F63ADE"/>
    <w:rsid w:val="00F63D72"/>
    <w:rsid w:val="00F64047"/>
    <w:rsid w:val="00F65E34"/>
    <w:rsid w:val="00F66AD2"/>
    <w:rsid w:val="00F6740B"/>
    <w:rsid w:val="00F67A5D"/>
    <w:rsid w:val="00F70A42"/>
    <w:rsid w:val="00F729F9"/>
    <w:rsid w:val="00F7456D"/>
    <w:rsid w:val="00F74A36"/>
    <w:rsid w:val="00F74BAF"/>
    <w:rsid w:val="00F76763"/>
    <w:rsid w:val="00F770EA"/>
    <w:rsid w:val="00F774E2"/>
    <w:rsid w:val="00F77DBA"/>
    <w:rsid w:val="00F77EA9"/>
    <w:rsid w:val="00F77F50"/>
    <w:rsid w:val="00F8081A"/>
    <w:rsid w:val="00F80A9E"/>
    <w:rsid w:val="00F80CE6"/>
    <w:rsid w:val="00F80F98"/>
    <w:rsid w:val="00F82430"/>
    <w:rsid w:val="00F82790"/>
    <w:rsid w:val="00F82A89"/>
    <w:rsid w:val="00F82B83"/>
    <w:rsid w:val="00F8322D"/>
    <w:rsid w:val="00F83AE7"/>
    <w:rsid w:val="00F84717"/>
    <w:rsid w:val="00F84A9D"/>
    <w:rsid w:val="00F8545F"/>
    <w:rsid w:val="00F85CEB"/>
    <w:rsid w:val="00F86229"/>
    <w:rsid w:val="00F86B94"/>
    <w:rsid w:val="00F9004E"/>
    <w:rsid w:val="00F9125F"/>
    <w:rsid w:val="00F92194"/>
    <w:rsid w:val="00F92741"/>
    <w:rsid w:val="00F92B2F"/>
    <w:rsid w:val="00F9424C"/>
    <w:rsid w:val="00F949EC"/>
    <w:rsid w:val="00F95D29"/>
    <w:rsid w:val="00F96167"/>
    <w:rsid w:val="00F96851"/>
    <w:rsid w:val="00F96B76"/>
    <w:rsid w:val="00F96DDE"/>
    <w:rsid w:val="00F97BFF"/>
    <w:rsid w:val="00F97C4B"/>
    <w:rsid w:val="00F97DF5"/>
    <w:rsid w:val="00FA1A91"/>
    <w:rsid w:val="00FA1E7D"/>
    <w:rsid w:val="00FA224B"/>
    <w:rsid w:val="00FA3099"/>
    <w:rsid w:val="00FA38A0"/>
    <w:rsid w:val="00FA49CB"/>
    <w:rsid w:val="00FA69F3"/>
    <w:rsid w:val="00FA6F45"/>
    <w:rsid w:val="00FA7524"/>
    <w:rsid w:val="00FB13ED"/>
    <w:rsid w:val="00FB1D39"/>
    <w:rsid w:val="00FB1E3F"/>
    <w:rsid w:val="00FB2473"/>
    <w:rsid w:val="00FB3004"/>
    <w:rsid w:val="00FB3619"/>
    <w:rsid w:val="00FB4CF3"/>
    <w:rsid w:val="00FB568B"/>
    <w:rsid w:val="00FB5CD6"/>
    <w:rsid w:val="00FB6BCF"/>
    <w:rsid w:val="00FC0A29"/>
    <w:rsid w:val="00FC0B2E"/>
    <w:rsid w:val="00FC0F84"/>
    <w:rsid w:val="00FC0FF0"/>
    <w:rsid w:val="00FC2717"/>
    <w:rsid w:val="00FC3D7A"/>
    <w:rsid w:val="00FC40AE"/>
    <w:rsid w:val="00FC413F"/>
    <w:rsid w:val="00FC4574"/>
    <w:rsid w:val="00FC46CD"/>
    <w:rsid w:val="00FC597E"/>
    <w:rsid w:val="00FC671B"/>
    <w:rsid w:val="00FC6B21"/>
    <w:rsid w:val="00FC71CC"/>
    <w:rsid w:val="00FD0300"/>
    <w:rsid w:val="00FD07F0"/>
    <w:rsid w:val="00FD174B"/>
    <w:rsid w:val="00FD27EC"/>
    <w:rsid w:val="00FD2C9C"/>
    <w:rsid w:val="00FD3C5C"/>
    <w:rsid w:val="00FD4EF5"/>
    <w:rsid w:val="00FD6600"/>
    <w:rsid w:val="00FD6931"/>
    <w:rsid w:val="00FD6DCE"/>
    <w:rsid w:val="00FD6F79"/>
    <w:rsid w:val="00FD749E"/>
    <w:rsid w:val="00FD7694"/>
    <w:rsid w:val="00FD7A8D"/>
    <w:rsid w:val="00FE01E3"/>
    <w:rsid w:val="00FE1C40"/>
    <w:rsid w:val="00FE281D"/>
    <w:rsid w:val="00FE337A"/>
    <w:rsid w:val="00FE3443"/>
    <w:rsid w:val="00FE4CC4"/>
    <w:rsid w:val="00FE5DAA"/>
    <w:rsid w:val="00FE7159"/>
    <w:rsid w:val="00FE7356"/>
    <w:rsid w:val="00FF0F48"/>
    <w:rsid w:val="00FF1CFF"/>
    <w:rsid w:val="00FF232E"/>
    <w:rsid w:val="00FF2574"/>
    <w:rsid w:val="00FF3C30"/>
    <w:rsid w:val="00FF4CF6"/>
    <w:rsid w:val="00FF52AD"/>
    <w:rsid w:val="00FF74E8"/>
    <w:rsid w:val="00FF753E"/>
    <w:rsid w:val="00FF7B69"/>
    <w:rsid w:val="00FF7DCC"/>
    <w:rsid w:val="18C99F19"/>
    <w:rsid w:val="18ED5E06"/>
    <w:rsid w:val="274EA8E8"/>
    <w:rsid w:val="355A92C5"/>
    <w:rsid w:val="431E463A"/>
    <w:rsid w:val="5F924162"/>
    <w:rsid w:val="60B6822C"/>
    <w:rsid w:val="60BF1918"/>
    <w:rsid w:val="71A87911"/>
    <w:rsid w:val="72EE32E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3251F"/>
  <w15:chartTrackingRefBased/>
  <w15:docId w15:val="{65C1DEB9-E886-4E1A-B9D2-03F58C0E9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32538"/>
  </w:style>
  <w:style w:type="paragraph" w:styleId="Heading1">
    <w:name w:val="heading 1"/>
    <w:basedOn w:val="Normal"/>
    <w:next w:val="Normal"/>
    <w:link w:val="Heading1Char"/>
    <w:uiPriority w:val="9"/>
    <w:qFormat/>
    <w:rsid w:val="00E51B47"/>
    <w:pPr>
      <w:keepNext/>
      <w:keepLines/>
      <w:numPr>
        <w:numId w:val="2"/>
      </w:numPr>
      <w:spacing w:before="240" w:after="0" w:line="360" w:lineRule="auto"/>
      <w:jc w:val="center"/>
      <w:outlineLvl w:val="0"/>
    </w:pPr>
    <w:rPr>
      <w:rFonts w:ascii="Times New Roman" w:hAnsi="Times New Roman"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51B47"/>
    <w:pPr>
      <w:keepNext/>
      <w:keepLines/>
      <w:numPr>
        <w:ilvl w:val="1"/>
        <w:numId w:val="2"/>
      </w:numPr>
      <w:spacing w:before="40" w:after="0"/>
      <w:ind w:left="576"/>
      <w:outlineLvl w:val="1"/>
    </w:pPr>
    <w:rPr>
      <w:rFonts w:ascii="Times New Roman" w:hAnsi="Times New Roman"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E51B47"/>
    <w:pPr>
      <w:keepNext/>
      <w:keepLines/>
      <w:numPr>
        <w:ilvl w:val="2"/>
        <w:numId w:val="2"/>
      </w:numPr>
      <w:spacing w:before="40" w:after="0"/>
      <w:outlineLvl w:val="2"/>
    </w:pPr>
    <w:rPr>
      <w:rFonts w:ascii="Times New Roman" w:hAnsi="Times New Roman" w:eastAsiaTheme="majorEastAsia" w:cstheme="majorBidi"/>
      <w:i/>
      <w:color w:val="000000" w:themeColor="text1"/>
      <w:sz w:val="26"/>
      <w:szCs w:val="24"/>
    </w:rPr>
  </w:style>
  <w:style w:type="paragraph" w:styleId="Heading4">
    <w:name w:val="heading 4"/>
    <w:basedOn w:val="Normal"/>
    <w:next w:val="Normal"/>
    <w:link w:val="Heading4Char"/>
    <w:uiPriority w:val="9"/>
    <w:unhideWhenUsed/>
    <w:qFormat/>
    <w:rsid w:val="00DC013F"/>
    <w:pPr>
      <w:keepNext/>
      <w:keepLines/>
      <w:spacing w:before="40" w:after="0"/>
      <w:ind w:left="864" w:hanging="864"/>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E51B47"/>
    <w:pPr>
      <w:keepNext/>
      <w:keepLines/>
      <w:numPr>
        <w:ilvl w:val="4"/>
        <w:numId w:val="2"/>
      </w:numPr>
      <w:spacing w:before="40" w:after="0" w:line="360" w:lineRule="auto"/>
      <w:outlineLvl w:val="4"/>
    </w:pPr>
    <w:rPr>
      <w:rFonts w:ascii="Times New Roman" w:hAnsi="Times New Roman" w:eastAsiaTheme="majorEastAsia" w:cstheme="majorBidi"/>
      <w:sz w:val="26"/>
    </w:rPr>
  </w:style>
  <w:style w:type="paragraph" w:styleId="Heading6">
    <w:name w:val="heading 6"/>
    <w:basedOn w:val="Normal"/>
    <w:next w:val="Normal"/>
    <w:link w:val="Heading6Char"/>
    <w:uiPriority w:val="9"/>
    <w:semiHidden/>
    <w:unhideWhenUsed/>
    <w:qFormat/>
    <w:rsid w:val="00E51B47"/>
    <w:pPr>
      <w:keepNext/>
      <w:keepLines/>
      <w:numPr>
        <w:ilvl w:val="5"/>
        <w:numId w:val="2"/>
      </w:numPr>
      <w:spacing w:before="40" w:after="0"/>
      <w:outlineLvl w:val="5"/>
    </w:pPr>
    <w:rPr>
      <w:rFonts w:asciiTheme="majorHAnsi" w:hAnsiTheme="majorHAnsi" w:eastAsiaTheme="majorEastAsia" w:cstheme="majorBidi"/>
      <w:color w:val="1F3864" w:themeColor="accent1" w:themeShade="80"/>
    </w:rPr>
  </w:style>
  <w:style w:type="paragraph" w:styleId="Heading7">
    <w:name w:val="heading 7"/>
    <w:basedOn w:val="Normal"/>
    <w:next w:val="Normal"/>
    <w:link w:val="Heading7Char"/>
    <w:uiPriority w:val="9"/>
    <w:semiHidden/>
    <w:unhideWhenUsed/>
    <w:qFormat/>
    <w:rsid w:val="00E51B47"/>
    <w:pPr>
      <w:keepNext/>
      <w:keepLines/>
      <w:numPr>
        <w:ilvl w:val="6"/>
        <w:numId w:val="2"/>
      </w:numPr>
      <w:spacing w:before="40" w:after="0"/>
      <w:outlineLvl w:val="6"/>
    </w:pPr>
    <w:rPr>
      <w:rFonts w:asciiTheme="majorHAnsi" w:hAnsiTheme="majorHAnsi" w:eastAsiaTheme="majorEastAsia" w:cstheme="majorBidi"/>
      <w:i/>
      <w:iCs/>
      <w:color w:val="1F3864" w:themeColor="accent1" w:themeShade="80"/>
    </w:rPr>
  </w:style>
  <w:style w:type="paragraph" w:styleId="Heading8">
    <w:name w:val="heading 8"/>
    <w:basedOn w:val="Normal"/>
    <w:next w:val="Normal"/>
    <w:link w:val="Heading8Char"/>
    <w:uiPriority w:val="9"/>
    <w:semiHidden/>
    <w:unhideWhenUsed/>
    <w:qFormat/>
    <w:rsid w:val="00E51B47"/>
    <w:pPr>
      <w:keepNext/>
      <w:keepLines/>
      <w:numPr>
        <w:ilvl w:val="7"/>
        <w:numId w:val="2"/>
      </w:numPr>
      <w:spacing w:before="40" w:after="0"/>
      <w:outlineLvl w:val="7"/>
    </w:pPr>
    <w:rPr>
      <w:rFonts w:asciiTheme="majorHAnsi" w:hAnsiTheme="majorHAnsi" w:eastAsiaTheme="majorEastAsia"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51B47"/>
    <w:pPr>
      <w:keepNext/>
      <w:keepLines/>
      <w:numPr>
        <w:ilvl w:val="8"/>
        <w:numId w:val="2"/>
      </w:numPr>
      <w:spacing w:before="40" w:after="0"/>
      <w:outlineLvl w:val="8"/>
    </w:pPr>
    <w:rPr>
      <w:rFonts w:asciiTheme="majorHAnsi" w:hAnsiTheme="majorHAnsi" w:eastAsiaTheme="majorEastAsia" w:cstheme="majorBidi"/>
      <w:i/>
      <w:iCs/>
      <w:color w:val="262626" w:themeColor="text1" w:themeTint="D9"/>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E51B47"/>
    <w:rPr>
      <w:rFonts w:ascii="Times New Roman" w:hAnsi="Times New Roman" w:eastAsiaTheme="majorEastAsia" w:cstheme="majorBidi"/>
      <w:b/>
      <w:color w:val="000000" w:themeColor="text1"/>
      <w:sz w:val="32"/>
      <w:szCs w:val="32"/>
    </w:rPr>
  </w:style>
  <w:style w:type="character" w:styleId="Heading2Char" w:customStyle="1">
    <w:name w:val="Heading 2 Char"/>
    <w:basedOn w:val="DefaultParagraphFont"/>
    <w:link w:val="Heading2"/>
    <w:uiPriority w:val="9"/>
    <w:rsid w:val="00E51B47"/>
    <w:rPr>
      <w:rFonts w:ascii="Times New Roman" w:hAnsi="Times New Roman" w:eastAsiaTheme="majorEastAsia" w:cstheme="majorBidi"/>
      <w:b/>
      <w:color w:val="000000" w:themeColor="text1"/>
      <w:sz w:val="26"/>
      <w:szCs w:val="26"/>
    </w:rPr>
  </w:style>
  <w:style w:type="character" w:styleId="Heading3Char" w:customStyle="1">
    <w:name w:val="Heading 3 Char"/>
    <w:basedOn w:val="DefaultParagraphFont"/>
    <w:link w:val="Heading3"/>
    <w:uiPriority w:val="9"/>
    <w:rsid w:val="00E51B47"/>
    <w:rPr>
      <w:rFonts w:ascii="Times New Roman" w:hAnsi="Times New Roman" w:eastAsiaTheme="majorEastAsia" w:cstheme="majorBidi"/>
      <w:i/>
      <w:color w:val="000000" w:themeColor="text1"/>
      <w:sz w:val="26"/>
      <w:szCs w:val="24"/>
    </w:rPr>
  </w:style>
  <w:style w:type="character" w:styleId="Heading5Char" w:customStyle="1">
    <w:name w:val="Heading 5 Char"/>
    <w:basedOn w:val="DefaultParagraphFont"/>
    <w:link w:val="Heading5"/>
    <w:uiPriority w:val="9"/>
    <w:rsid w:val="00E51B47"/>
    <w:rPr>
      <w:rFonts w:ascii="Times New Roman" w:hAnsi="Times New Roman" w:eastAsiaTheme="majorEastAsia" w:cstheme="majorBidi"/>
      <w:sz w:val="26"/>
    </w:rPr>
  </w:style>
  <w:style w:type="character" w:styleId="Heading6Char" w:customStyle="1">
    <w:name w:val="Heading 6 Char"/>
    <w:basedOn w:val="DefaultParagraphFont"/>
    <w:link w:val="Heading6"/>
    <w:uiPriority w:val="9"/>
    <w:semiHidden/>
    <w:rsid w:val="00E51B47"/>
    <w:rPr>
      <w:rFonts w:asciiTheme="majorHAnsi" w:hAnsiTheme="majorHAnsi" w:eastAsiaTheme="majorEastAsia" w:cstheme="majorBidi"/>
      <w:color w:val="1F3864" w:themeColor="accent1" w:themeShade="80"/>
    </w:rPr>
  </w:style>
  <w:style w:type="character" w:styleId="Heading7Char" w:customStyle="1">
    <w:name w:val="Heading 7 Char"/>
    <w:basedOn w:val="DefaultParagraphFont"/>
    <w:link w:val="Heading7"/>
    <w:uiPriority w:val="9"/>
    <w:semiHidden/>
    <w:rsid w:val="00E51B47"/>
    <w:rPr>
      <w:rFonts w:asciiTheme="majorHAnsi" w:hAnsiTheme="majorHAnsi" w:eastAsiaTheme="majorEastAsia" w:cstheme="majorBidi"/>
      <w:i/>
      <w:iCs/>
      <w:color w:val="1F3864" w:themeColor="accent1" w:themeShade="80"/>
    </w:rPr>
  </w:style>
  <w:style w:type="character" w:styleId="Heading8Char" w:customStyle="1">
    <w:name w:val="Heading 8 Char"/>
    <w:basedOn w:val="DefaultParagraphFont"/>
    <w:link w:val="Heading8"/>
    <w:uiPriority w:val="9"/>
    <w:semiHidden/>
    <w:rsid w:val="00E51B47"/>
    <w:rPr>
      <w:rFonts w:asciiTheme="majorHAnsi" w:hAnsiTheme="majorHAnsi" w:eastAsiaTheme="majorEastAsia" w:cstheme="majorBidi"/>
      <w:color w:val="262626" w:themeColor="text1" w:themeTint="D9"/>
      <w:sz w:val="21"/>
      <w:szCs w:val="21"/>
    </w:rPr>
  </w:style>
  <w:style w:type="character" w:styleId="Heading9Char" w:customStyle="1">
    <w:name w:val="Heading 9 Char"/>
    <w:basedOn w:val="DefaultParagraphFont"/>
    <w:link w:val="Heading9"/>
    <w:uiPriority w:val="9"/>
    <w:semiHidden/>
    <w:rsid w:val="00E51B47"/>
    <w:rPr>
      <w:rFonts w:asciiTheme="majorHAnsi" w:hAnsiTheme="majorHAnsi" w:eastAsiaTheme="majorEastAsia" w:cstheme="majorBidi"/>
      <w:i/>
      <w:iCs/>
      <w:color w:val="262626" w:themeColor="text1" w:themeTint="D9"/>
      <w:sz w:val="21"/>
      <w:szCs w:val="21"/>
    </w:rPr>
  </w:style>
  <w:style w:type="paragraph" w:styleId="Caption">
    <w:name w:val="caption"/>
    <w:basedOn w:val="Normal"/>
    <w:next w:val="Normal"/>
    <w:uiPriority w:val="35"/>
    <w:unhideWhenUsed/>
    <w:qFormat/>
    <w:rsid w:val="00E51B47"/>
    <w:pPr>
      <w:spacing w:after="200" w:line="240" w:lineRule="auto"/>
    </w:pPr>
    <w:rPr>
      <w:i/>
      <w:iCs/>
      <w:color w:val="44546A" w:themeColor="text2"/>
      <w:sz w:val="18"/>
      <w:szCs w:val="18"/>
    </w:rPr>
  </w:style>
  <w:style w:type="paragraph" w:styleId="Footer">
    <w:name w:val="footer"/>
    <w:basedOn w:val="Normal"/>
    <w:link w:val="FooterChar"/>
    <w:uiPriority w:val="99"/>
    <w:unhideWhenUsed/>
    <w:qFormat/>
    <w:rsid w:val="00E51B47"/>
    <w:pPr>
      <w:tabs>
        <w:tab w:val="center" w:pos="4680"/>
        <w:tab w:val="right" w:pos="9360"/>
      </w:tabs>
      <w:spacing w:after="0" w:line="240" w:lineRule="auto"/>
    </w:pPr>
  </w:style>
  <w:style w:type="character" w:styleId="FooterChar" w:customStyle="1">
    <w:name w:val="Footer Char"/>
    <w:basedOn w:val="DefaultParagraphFont"/>
    <w:link w:val="Footer"/>
    <w:uiPriority w:val="99"/>
    <w:qFormat/>
    <w:rsid w:val="00E51B47"/>
  </w:style>
  <w:style w:type="paragraph" w:styleId="Header">
    <w:name w:val="header"/>
    <w:basedOn w:val="Normal"/>
    <w:link w:val="HeaderChar"/>
    <w:uiPriority w:val="99"/>
    <w:unhideWhenUsed/>
    <w:qFormat/>
    <w:rsid w:val="00E51B47"/>
    <w:pPr>
      <w:tabs>
        <w:tab w:val="center" w:pos="4680"/>
        <w:tab w:val="right" w:pos="9360"/>
      </w:tabs>
      <w:spacing w:after="0" w:line="240" w:lineRule="auto"/>
    </w:pPr>
  </w:style>
  <w:style w:type="character" w:styleId="HeaderChar" w:customStyle="1">
    <w:name w:val="Header Char"/>
    <w:basedOn w:val="DefaultParagraphFont"/>
    <w:link w:val="Header"/>
    <w:uiPriority w:val="99"/>
    <w:rsid w:val="00E51B47"/>
  </w:style>
  <w:style w:type="paragraph" w:styleId="TOC1">
    <w:name w:val="toc 1"/>
    <w:basedOn w:val="Normal"/>
    <w:next w:val="Normal"/>
    <w:uiPriority w:val="39"/>
    <w:unhideWhenUsed/>
    <w:qFormat/>
    <w:rsid w:val="00E51B47"/>
    <w:pPr>
      <w:spacing w:before="360" w:after="0"/>
    </w:pPr>
    <w:rPr>
      <w:rFonts w:asciiTheme="majorHAnsi" w:hAnsiTheme="majorHAnsi" w:cstheme="majorHAnsi"/>
      <w:b/>
      <w:bCs/>
      <w:caps/>
      <w:sz w:val="24"/>
      <w:szCs w:val="24"/>
    </w:rPr>
  </w:style>
  <w:style w:type="paragraph" w:styleId="TOC2">
    <w:name w:val="toc 2"/>
    <w:basedOn w:val="Normal"/>
    <w:next w:val="Normal"/>
    <w:uiPriority w:val="39"/>
    <w:unhideWhenUsed/>
    <w:rsid w:val="00E51B47"/>
    <w:pPr>
      <w:spacing w:before="240" w:after="0"/>
    </w:pPr>
    <w:rPr>
      <w:rFonts w:cstheme="minorHAnsi"/>
      <w:b/>
      <w:bCs/>
      <w:sz w:val="20"/>
      <w:szCs w:val="20"/>
    </w:rPr>
  </w:style>
  <w:style w:type="paragraph" w:styleId="TOC3">
    <w:name w:val="toc 3"/>
    <w:basedOn w:val="Normal"/>
    <w:next w:val="Normal"/>
    <w:uiPriority w:val="39"/>
    <w:unhideWhenUsed/>
    <w:rsid w:val="00E51B47"/>
    <w:pPr>
      <w:spacing w:after="0"/>
      <w:ind w:left="220"/>
    </w:pPr>
    <w:rPr>
      <w:rFonts w:cstheme="minorHAnsi"/>
      <w:sz w:val="20"/>
      <w:szCs w:val="20"/>
    </w:rPr>
  </w:style>
  <w:style w:type="character" w:styleId="Hyperlink">
    <w:name w:val="Hyperlink"/>
    <w:basedOn w:val="DefaultParagraphFont"/>
    <w:uiPriority w:val="99"/>
    <w:unhideWhenUsed/>
    <w:rsid w:val="00E51B47"/>
    <w:rPr>
      <w:color w:val="0000FF"/>
      <w:u w:val="single"/>
    </w:rPr>
  </w:style>
  <w:style w:type="table" w:styleId="TableGrid">
    <w:name w:val="Table Grid"/>
    <w:basedOn w:val="TableNormal"/>
    <w:uiPriority w:val="59"/>
    <w:rsid w:val="00E51B47"/>
    <w:pPr>
      <w:spacing w:after="0" w:line="240" w:lineRule="auto"/>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link w:val="ListParagraphChar"/>
    <w:uiPriority w:val="34"/>
    <w:qFormat/>
    <w:rsid w:val="00E51B47"/>
    <w:pPr>
      <w:spacing w:line="256" w:lineRule="auto"/>
      <w:ind w:left="720"/>
      <w:contextualSpacing/>
    </w:pPr>
  </w:style>
  <w:style w:type="paragraph" w:styleId="Default" w:customStyle="1">
    <w:name w:val="Default"/>
    <w:uiPriority w:val="99"/>
    <w:rsid w:val="00E51B47"/>
    <w:pPr>
      <w:autoSpaceDE w:val="0"/>
      <w:autoSpaceDN w:val="0"/>
      <w:adjustRightInd w:val="0"/>
      <w:spacing w:after="0" w:line="240" w:lineRule="auto"/>
    </w:pPr>
    <w:rPr>
      <w:rFonts w:ascii="Times New Roman" w:hAnsi="Times New Roman" w:cs="Times New Roman"/>
      <w:color w:val="000000"/>
      <w:sz w:val="24"/>
      <w:szCs w:val="24"/>
    </w:rPr>
  </w:style>
  <w:style w:type="paragraph" w:styleId="rtejustify" w:customStyle="1">
    <w:name w:val="rtejustify"/>
    <w:basedOn w:val="Normal"/>
    <w:uiPriority w:val="99"/>
    <w:rsid w:val="00E51B47"/>
    <w:pPr>
      <w:spacing w:before="100" w:beforeAutospacing="1" w:after="100" w:afterAutospacing="1" w:line="240" w:lineRule="auto"/>
    </w:pPr>
    <w:rPr>
      <w:rFonts w:ascii="Times New Roman" w:hAnsi="Times New Roman" w:eastAsia="Times New Roman" w:cs="Times New Roman"/>
      <w:sz w:val="24"/>
      <w:szCs w:val="24"/>
    </w:rPr>
  </w:style>
  <w:style w:type="paragraph" w:styleId="NoSpacing">
    <w:name w:val="No Spacing"/>
    <w:uiPriority w:val="1"/>
    <w:qFormat/>
    <w:rsid w:val="00E51B47"/>
    <w:pPr>
      <w:spacing w:after="0" w:line="240" w:lineRule="auto"/>
    </w:pPr>
  </w:style>
  <w:style w:type="table" w:styleId="GridTable4-Accent11" w:customStyle="1">
    <w:name w:val="Grid Table 4 - Accent 11"/>
    <w:basedOn w:val="TableNormal"/>
    <w:uiPriority w:val="49"/>
    <w:rsid w:val="00E51B47"/>
    <w:pPr>
      <w:spacing w:after="0" w:line="240" w:lineRule="auto"/>
    </w:pPr>
    <w:rPr>
      <w:sz w:val="20"/>
      <w:szCs w:val="20"/>
    </w:r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DC013F"/>
    <w:pPr>
      <w:numPr>
        <w:numId w:val="0"/>
      </w:numPr>
      <w:spacing w:line="259" w:lineRule="auto"/>
      <w:jc w:val="left"/>
      <w:outlineLvl w:val="9"/>
    </w:pPr>
    <w:rPr>
      <w:rFonts w:asciiTheme="majorHAnsi" w:hAnsiTheme="majorHAnsi"/>
      <w:b w:val="0"/>
      <w:color w:val="2F5496" w:themeColor="accent1" w:themeShade="BF"/>
    </w:rPr>
  </w:style>
  <w:style w:type="character" w:styleId="Heading4Char" w:customStyle="1">
    <w:name w:val="Heading 4 Char"/>
    <w:basedOn w:val="DefaultParagraphFont"/>
    <w:link w:val="Heading4"/>
    <w:uiPriority w:val="9"/>
    <w:rsid w:val="00DC013F"/>
    <w:rPr>
      <w:rFonts w:asciiTheme="majorHAnsi" w:hAnsiTheme="majorHAnsi" w:eastAsiaTheme="majorEastAsia" w:cstheme="majorBidi"/>
      <w:i/>
      <w:iCs/>
      <w:color w:val="2F5496" w:themeColor="accent1" w:themeShade="BF"/>
    </w:rPr>
  </w:style>
  <w:style w:type="character" w:styleId="apple-converted-space" w:customStyle="1">
    <w:name w:val="apple-converted-space"/>
    <w:basedOn w:val="DefaultParagraphFont"/>
    <w:rsid w:val="00DC013F"/>
  </w:style>
  <w:style w:type="paragraph" w:styleId="paragraph" w:customStyle="1">
    <w:name w:val="paragraph"/>
    <w:basedOn w:val="Normal"/>
    <w:rsid w:val="00DC013F"/>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rsid w:val="00DC013F"/>
  </w:style>
  <w:style w:type="character" w:styleId="spellingerror" w:customStyle="1">
    <w:name w:val="spellingerror"/>
    <w:rsid w:val="00DC013F"/>
  </w:style>
  <w:style w:type="character" w:styleId="eop" w:customStyle="1">
    <w:name w:val="eop"/>
    <w:rsid w:val="00DC013F"/>
  </w:style>
  <w:style w:type="paragraph" w:styleId="NormalWeb">
    <w:name w:val="Normal (Web)"/>
    <w:basedOn w:val="Normal"/>
    <w:uiPriority w:val="99"/>
    <w:unhideWhenUsed/>
    <w:rsid w:val="00DC013F"/>
    <w:pPr>
      <w:spacing w:before="100" w:beforeAutospacing="1" w:after="100" w:afterAutospacing="1" w:line="240" w:lineRule="auto"/>
    </w:pPr>
    <w:rPr>
      <w:rFonts w:ascii="Times New Roman" w:hAnsi="Times New Roman" w:eastAsia="Times New Roman" w:cs="Times New Roman"/>
      <w:sz w:val="24"/>
      <w:szCs w:val="24"/>
    </w:rPr>
  </w:style>
  <w:style w:type="character" w:styleId="apple-style-span" w:customStyle="1">
    <w:name w:val="apple-style-span"/>
    <w:basedOn w:val="DefaultParagraphFont"/>
    <w:rsid w:val="00DC013F"/>
  </w:style>
  <w:style w:type="character" w:styleId="UnresolvedMention">
    <w:name w:val="Unresolved Mention"/>
    <w:basedOn w:val="DefaultParagraphFont"/>
    <w:uiPriority w:val="99"/>
    <w:semiHidden/>
    <w:unhideWhenUsed/>
    <w:rsid w:val="00DC013F"/>
    <w:rPr>
      <w:color w:val="605E5C"/>
      <w:shd w:val="clear" w:color="auto" w:fill="E1DFDD"/>
    </w:rPr>
  </w:style>
  <w:style w:type="character" w:styleId="FollowedHyperlink">
    <w:name w:val="FollowedHyperlink"/>
    <w:basedOn w:val="DefaultParagraphFont"/>
    <w:uiPriority w:val="99"/>
    <w:semiHidden/>
    <w:unhideWhenUsed/>
    <w:rsid w:val="00DC013F"/>
    <w:rPr>
      <w:color w:val="954F72" w:themeColor="followedHyperlink"/>
      <w:u w:val="single"/>
    </w:rPr>
  </w:style>
  <w:style w:type="paragraph" w:styleId="BalloonText">
    <w:name w:val="Balloon Text"/>
    <w:basedOn w:val="Normal"/>
    <w:link w:val="BalloonTextChar"/>
    <w:uiPriority w:val="99"/>
    <w:semiHidden/>
    <w:unhideWhenUsed/>
    <w:rsid w:val="00DC013F"/>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DC013F"/>
    <w:rPr>
      <w:rFonts w:ascii="Segoe UI" w:hAnsi="Segoe UI" w:cs="Segoe UI"/>
      <w:sz w:val="18"/>
      <w:szCs w:val="18"/>
    </w:rPr>
  </w:style>
  <w:style w:type="paragraph" w:styleId="TableofFigures">
    <w:name w:val="table of figures"/>
    <w:basedOn w:val="Normal"/>
    <w:next w:val="Normal"/>
    <w:uiPriority w:val="99"/>
    <w:unhideWhenUsed/>
    <w:rsid w:val="00DC013F"/>
    <w:pPr>
      <w:spacing w:after="0"/>
    </w:pPr>
  </w:style>
  <w:style w:type="character" w:styleId="Strong">
    <w:name w:val="Strong"/>
    <w:basedOn w:val="DefaultParagraphFont"/>
    <w:uiPriority w:val="22"/>
    <w:qFormat/>
    <w:rsid w:val="00DC013F"/>
    <w:rPr>
      <w:b/>
      <w:bCs/>
    </w:rPr>
  </w:style>
  <w:style w:type="character" w:styleId="uicontrol" w:customStyle="1">
    <w:name w:val="uicontrol"/>
    <w:basedOn w:val="DefaultParagraphFont"/>
    <w:rsid w:val="00DC013F"/>
  </w:style>
  <w:style w:type="character" w:styleId="ListParagraphChar" w:customStyle="1">
    <w:name w:val="List Paragraph Char"/>
    <w:link w:val="ListParagraph"/>
    <w:uiPriority w:val="34"/>
    <w:rsid w:val="00DB6348"/>
  </w:style>
  <w:style w:type="paragraph" w:styleId="z-TopofForm">
    <w:name w:val="HTML Top of Form"/>
    <w:basedOn w:val="Normal"/>
    <w:next w:val="Normal"/>
    <w:link w:val="z-TopofFormChar"/>
    <w:hidden/>
    <w:uiPriority w:val="99"/>
    <w:semiHidden/>
    <w:unhideWhenUsed/>
    <w:rsid w:val="004B22D7"/>
    <w:pPr>
      <w:pBdr>
        <w:bottom w:val="single" w:color="auto" w:sz="6" w:space="1"/>
      </w:pBdr>
      <w:spacing w:after="0" w:line="240" w:lineRule="auto"/>
      <w:jc w:val="center"/>
    </w:pPr>
    <w:rPr>
      <w:rFonts w:ascii="Arial" w:hAnsi="Arial" w:eastAsia="Times New Roman" w:cs="Arial"/>
      <w:vanish/>
      <w:sz w:val="16"/>
      <w:szCs w:val="16"/>
    </w:rPr>
  </w:style>
  <w:style w:type="character" w:styleId="z-TopofFormChar" w:customStyle="1">
    <w:name w:val="z-Top of Form Char"/>
    <w:basedOn w:val="DefaultParagraphFont"/>
    <w:link w:val="z-TopofForm"/>
    <w:uiPriority w:val="99"/>
    <w:semiHidden/>
    <w:rsid w:val="004B22D7"/>
    <w:rPr>
      <w:rFonts w:ascii="Arial" w:hAnsi="Arial" w:eastAsia="Times New Roman" w:cs="Arial"/>
      <w:vanish/>
      <w:sz w:val="16"/>
      <w:szCs w:val="16"/>
    </w:rPr>
  </w:style>
  <w:style w:type="paragraph" w:styleId="z-BottomofForm">
    <w:name w:val="HTML Bottom of Form"/>
    <w:basedOn w:val="Normal"/>
    <w:next w:val="Normal"/>
    <w:link w:val="z-BottomofFormChar"/>
    <w:hidden/>
    <w:uiPriority w:val="99"/>
    <w:semiHidden/>
    <w:unhideWhenUsed/>
    <w:rsid w:val="004B22D7"/>
    <w:pPr>
      <w:pBdr>
        <w:top w:val="single" w:color="auto" w:sz="6" w:space="1"/>
      </w:pBdr>
      <w:spacing w:after="0" w:line="240" w:lineRule="auto"/>
      <w:jc w:val="center"/>
    </w:pPr>
    <w:rPr>
      <w:rFonts w:ascii="Arial" w:hAnsi="Arial" w:eastAsia="Times New Roman" w:cs="Arial"/>
      <w:vanish/>
      <w:sz w:val="16"/>
      <w:szCs w:val="16"/>
    </w:rPr>
  </w:style>
  <w:style w:type="character" w:styleId="z-BottomofFormChar" w:customStyle="1">
    <w:name w:val="z-Bottom of Form Char"/>
    <w:basedOn w:val="DefaultParagraphFont"/>
    <w:link w:val="z-BottomofForm"/>
    <w:uiPriority w:val="99"/>
    <w:semiHidden/>
    <w:rsid w:val="004B22D7"/>
    <w:rPr>
      <w:rFonts w:ascii="Arial" w:hAnsi="Arial" w:eastAsia="Times New Roman" w:cs="Arial"/>
      <w:vanish/>
      <w:sz w:val="16"/>
      <w:szCs w:val="16"/>
    </w:rPr>
  </w:style>
  <w:style w:type="table" w:styleId="GridTable4-Accent1">
    <w:name w:val="Grid Table 4 Accent 1"/>
    <w:basedOn w:val="TableNormal"/>
    <w:uiPriority w:val="49"/>
    <w:rsid w:val="004A2903"/>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554551"/>
    <w:pPr>
      <w:spacing w:after="0" w:line="240" w:lineRule="auto"/>
    </w:p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5">
    <w:name w:val="Grid Table 1 Light Accent 5"/>
    <w:basedOn w:val="TableNormal"/>
    <w:uiPriority w:val="46"/>
    <w:rsid w:val="00554551"/>
    <w:pPr>
      <w:spacing w:after="0" w:line="240" w:lineRule="auto"/>
    </w:pPr>
    <w:tblPr>
      <w:tblStyleRowBandSize w:val="1"/>
      <w:tblStyleColBandSize w:val="1"/>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Pr>
    <w:tblStylePr w:type="firstRow">
      <w:rPr>
        <w:b/>
        <w:bCs/>
      </w:rPr>
      <w:tblPr/>
      <w:tcPr>
        <w:tcBorders>
          <w:bottom w:val="single" w:color="9CC2E5" w:themeColor="accent5" w:themeTint="99" w:sz="12" w:space="0"/>
        </w:tcBorders>
      </w:tcPr>
    </w:tblStylePr>
    <w:tblStylePr w:type="lastRow">
      <w:rPr>
        <w:b/>
        <w:bCs/>
      </w:rPr>
      <w:tblPr/>
      <w:tcPr>
        <w:tcBorders>
          <w:top w:val="double" w:color="9CC2E5" w:themeColor="accent5" w:themeTint="99" w:sz="2" w:space="0"/>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9A45CB"/>
    <w:pPr>
      <w:spacing w:after="0" w:line="240" w:lineRule="auto"/>
    </w:pPr>
    <w:tblPr>
      <w:tblStyleRowBandSize w:val="1"/>
      <w:tblStyleColBandSize w:val="1"/>
      <w:tblBorders>
        <w:top w:val="single" w:color="9CC2E5" w:themeColor="accent5" w:themeTint="99" w:sz="2" w:space="0"/>
        <w:bottom w:val="single" w:color="9CC2E5" w:themeColor="accent5" w:themeTint="99" w:sz="2" w:space="0"/>
        <w:insideH w:val="single" w:color="9CC2E5" w:themeColor="accent5" w:themeTint="99" w:sz="2" w:space="0"/>
        <w:insideV w:val="single" w:color="9CC2E5" w:themeColor="accent5" w:themeTint="99" w:sz="2" w:space="0"/>
      </w:tblBorders>
    </w:tblPr>
    <w:tblStylePr w:type="firstRow">
      <w:rPr>
        <w:b/>
        <w:bCs/>
      </w:rPr>
      <w:tblPr/>
      <w:tcPr>
        <w:tcBorders>
          <w:top w:val="nil"/>
          <w:bottom w:val="single" w:color="9CC2E5" w:themeColor="accent5" w:themeTint="99" w:sz="12" w:space="0"/>
          <w:insideH w:val="nil"/>
          <w:insideV w:val="nil"/>
        </w:tcBorders>
        <w:shd w:val="clear" w:color="auto" w:fill="FFFFFF" w:themeFill="background1"/>
      </w:tcPr>
    </w:tblStylePr>
    <w:tblStylePr w:type="lastRow">
      <w:rPr>
        <w:b/>
        <w:bCs/>
      </w:rPr>
      <w:tblPr/>
      <w:tcPr>
        <w:tcBorders>
          <w:top w:val="double" w:color="9CC2E5"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4">
    <w:name w:val="toc 4"/>
    <w:basedOn w:val="Normal"/>
    <w:next w:val="Normal"/>
    <w:autoRedefine/>
    <w:uiPriority w:val="39"/>
    <w:unhideWhenUsed/>
    <w:rsid w:val="00505351"/>
    <w:pPr>
      <w:spacing w:after="0"/>
      <w:ind w:left="440"/>
    </w:pPr>
    <w:rPr>
      <w:rFonts w:cstheme="minorHAnsi"/>
      <w:sz w:val="20"/>
      <w:szCs w:val="20"/>
    </w:rPr>
  </w:style>
  <w:style w:type="paragraph" w:styleId="TOC5">
    <w:name w:val="toc 5"/>
    <w:basedOn w:val="Normal"/>
    <w:next w:val="Normal"/>
    <w:autoRedefine/>
    <w:uiPriority w:val="39"/>
    <w:unhideWhenUsed/>
    <w:rsid w:val="00505351"/>
    <w:pPr>
      <w:spacing w:after="0"/>
      <w:ind w:left="660"/>
    </w:pPr>
    <w:rPr>
      <w:rFonts w:cstheme="minorHAnsi"/>
      <w:sz w:val="20"/>
      <w:szCs w:val="20"/>
    </w:rPr>
  </w:style>
  <w:style w:type="paragraph" w:styleId="TOC6">
    <w:name w:val="toc 6"/>
    <w:basedOn w:val="Normal"/>
    <w:next w:val="Normal"/>
    <w:autoRedefine/>
    <w:uiPriority w:val="39"/>
    <w:unhideWhenUsed/>
    <w:rsid w:val="00505351"/>
    <w:pPr>
      <w:spacing w:after="0"/>
      <w:ind w:left="880"/>
    </w:pPr>
    <w:rPr>
      <w:rFonts w:cstheme="minorHAnsi"/>
      <w:sz w:val="20"/>
      <w:szCs w:val="20"/>
    </w:rPr>
  </w:style>
  <w:style w:type="paragraph" w:styleId="TOC7">
    <w:name w:val="toc 7"/>
    <w:basedOn w:val="Normal"/>
    <w:next w:val="Normal"/>
    <w:autoRedefine/>
    <w:uiPriority w:val="39"/>
    <w:unhideWhenUsed/>
    <w:rsid w:val="00505351"/>
    <w:pPr>
      <w:spacing w:after="0"/>
      <w:ind w:left="1100"/>
    </w:pPr>
    <w:rPr>
      <w:rFonts w:cstheme="minorHAnsi"/>
      <w:sz w:val="20"/>
      <w:szCs w:val="20"/>
    </w:rPr>
  </w:style>
  <w:style w:type="paragraph" w:styleId="TOC8">
    <w:name w:val="toc 8"/>
    <w:basedOn w:val="Normal"/>
    <w:next w:val="Normal"/>
    <w:autoRedefine/>
    <w:uiPriority w:val="39"/>
    <w:unhideWhenUsed/>
    <w:rsid w:val="00505351"/>
    <w:pPr>
      <w:spacing w:after="0"/>
      <w:ind w:left="1320"/>
    </w:pPr>
    <w:rPr>
      <w:rFonts w:cstheme="minorHAnsi"/>
      <w:sz w:val="20"/>
      <w:szCs w:val="20"/>
    </w:rPr>
  </w:style>
  <w:style w:type="paragraph" w:styleId="TOC9">
    <w:name w:val="toc 9"/>
    <w:basedOn w:val="Normal"/>
    <w:next w:val="Normal"/>
    <w:autoRedefine/>
    <w:uiPriority w:val="39"/>
    <w:unhideWhenUsed/>
    <w:rsid w:val="00505351"/>
    <w:pPr>
      <w:spacing w:after="0"/>
      <w:ind w:left="1540"/>
    </w:pPr>
    <w:rPr>
      <w:rFonts w:cstheme="minorHAnsi"/>
      <w:sz w:val="20"/>
      <w:szCs w:val="20"/>
    </w:rPr>
  </w:style>
  <w:style w:type="table" w:styleId="GridTable6Colorful-Accent1">
    <w:name w:val="Grid Table 6 Colorful Accent 1"/>
    <w:basedOn w:val="TableNormal"/>
    <w:uiPriority w:val="51"/>
    <w:rsid w:val="0020097A"/>
    <w:pPr>
      <w:spacing w:after="0" w:line="240" w:lineRule="auto"/>
    </w:pPr>
    <w:rPr>
      <w:color w:val="2F5496" w:themeColor="accent1" w:themeShade="BF"/>
    </w:r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rPr>
      <w:tblPr/>
      <w:tcPr>
        <w:tcBorders>
          <w:bottom w:val="single" w:color="8EAADB" w:themeColor="accent1" w:themeTint="99" w:sz="12" w:space="0"/>
        </w:tcBorders>
      </w:tcPr>
    </w:tblStylePr>
    <w:tblStylePr w:type="lastRow">
      <w:rPr>
        <w:b/>
        <w:bCs/>
      </w:rPr>
      <w:tblPr/>
      <w:tcPr>
        <w:tcBorders>
          <w:top w:val="double" w:color="8EAADB" w:themeColor="accent1" w:themeTint="99"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86639">
      <w:bodyDiv w:val="1"/>
      <w:marLeft w:val="0"/>
      <w:marRight w:val="0"/>
      <w:marTop w:val="0"/>
      <w:marBottom w:val="0"/>
      <w:divBdr>
        <w:top w:val="none" w:sz="0" w:space="0" w:color="auto"/>
        <w:left w:val="none" w:sz="0" w:space="0" w:color="auto"/>
        <w:bottom w:val="none" w:sz="0" w:space="0" w:color="auto"/>
        <w:right w:val="none" w:sz="0" w:space="0" w:color="auto"/>
      </w:divBdr>
    </w:div>
    <w:div w:id="54814226">
      <w:bodyDiv w:val="1"/>
      <w:marLeft w:val="0"/>
      <w:marRight w:val="0"/>
      <w:marTop w:val="0"/>
      <w:marBottom w:val="0"/>
      <w:divBdr>
        <w:top w:val="none" w:sz="0" w:space="0" w:color="auto"/>
        <w:left w:val="none" w:sz="0" w:space="0" w:color="auto"/>
        <w:bottom w:val="none" w:sz="0" w:space="0" w:color="auto"/>
        <w:right w:val="none" w:sz="0" w:space="0" w:color="auto"/>
      </w:divBdr>
    </w:div>
    <w:div w:id="60955899">
      <w:bodyDiv w:val="1"/>
      <w:marLeft w:val="0"/>
      <w:marRight w:val="0"/>
      <w:marTop w:val="0"/>
      <w:marBottom w:val="0"/>
      <w:divBdr>
        <w:top w:val="none" w:sz="0" w:space="0" w:color="auto"/>
        <w:left w:val="none" w:sz="0" w:space="0" w:color="auto"/>
        <w:bottom w:val="none" w:sz="0" w:space="0" w:color="auto"/>
        <w:right w:val="none" w:sz="0" w:space="0" w:color="auto"/>
      </w:divBdr>
    </w:div>
    <w:div w:id="146097812">
      <w:bodyDiv w:val="1"/>
      <w:marLeft w:val="0"/>
      <w:marRight w:val="0"/>
      <w:marTop w:val="0"/>
      <w:marBottom w:val="0"/>
      <w:divBdr>
        <w:top w:val="none" w:sz="0" w:space="0" w:color="auto"/>
        <w:left w:val="none" w:sz="0" w:space="0" w:color="auto"/>
        <w:bottom w:val="none" w:sz="0" w:space="0" w:color="auto"/>
        <w:right w:val="none" w:sz="0" w:space="0" w:color="auto"/>
      </w:divBdr>
    </w:div>
    <w:div w:id="171073460">
      <w:bodyDiv w:val="1"/>
      <w:marLeft w:val="0"/>
      <w:marRight w:val="0"/>
      <w:marTop w:val="0"/>
      <w:marBottom w:val="0"/>
      <w:divBdr>
        <w:top w:val="none" w:sz="0" w:space="0" w:color="auto"/>
        <w:left w:val="none" w:sz="0" w:space="0" w:color="auto"/>
        <w:bottom w:val="none" w:sz="0" w:space="0" w:color="auto"/>
        <w:right w:val="none" w:sz="0" w:space="0" w:color="auto"/>
      </w:divBdr>
    </w:div>
    <w:div w:id="216283514">
      <w:bodyDiv w:val="1"/>
      <w:marLeft w:val="0"/>
      <w:marRight w:val="0"/>
      <w:marTop w:val="0"/>
      <w:marBottom w:val="0"/>
      <w:divBdr>
        <w:top w:val="none" w:sz="0" w:space="0" w:color="auto"/>
        <w:left w:val="none" w:sz="0" w:space="0" w:color="auto"/>
        <w:bottom w:val="none" w:sz="0" w:space="0" w:color="auto"/>
        <w:right w:val="none" w:sz="0" w:space="0" w:color="auto"/>
      </w:divBdr>
    </w:div>
    <w:div w:id="277875312">
      <w:bodyDiv w:val="1"/>
      <w:marLeft w:val="0"/>
      <w:marRight w:val="0"/>
      <w:marTop w:val="0"/>
      <w:marBottom w:val="0"/>
      <w:divBdr>
        <w:top w:val="none" w:sz="0" w:space="0" w:color="auto"/>
        <w:left w:val="none" w:sz="0" w:space="0" w:color="auto"/>
        <w:bottom w:val="none" w:sz="0" w:space="0" w:color="auto"/>
        <w:right w:val="none" w:sz="0" w:space="0" w:color="auto"/>
      </w:divBdr>
    </w:div>
    <w:div w:id="370494232">
      <w:bodyDiv w:val="1"/>
      <w:marLeft w:val="0"/>
      <w:marRight w:val="0"/>
      <w:marTop w:val="0"/>
      <w:marBottom w:val="0"/>
      <w:divBdr>
        <w:top w:val="none" w:sz="0" w:space="0" w:color="auto"/>
        <w:left w:val="none" w:sz="0" w:space="0" w:color="auto"/>
        <w:bottom w:val="none" w:sz="0" w:space="0" w:color="auto"/>
        <w:right w:val="none" w:sz="0" w:space="0" w:color="auto"/>
      </w:divBdr>
      <w:divsChild>
        <w:div w:id="1133258627">
          <w:marLeft w:val="0"/>
          <w:marRight w:val="0"/>
          <w:marTop w:val="0"/>
          <w:marBottom w:val="0"/>
          <w:divBdr>
            <w:top w:val="single" w:sz="2" w:space="0" w:color="D9D9E3"/>
            <w:left w:val="single" w:sz="2" w:space="0" w:color="D9D9E3"/>
            <w:bottom w:val="single" w:sz="2" w:space="0" w:color="D9D9E3"/>
            <w:right w:val="single" w:sz="2" w:space="0" w:color="D9D9E3"/>
          </w:divBdr>
          <w:divsChild>
            <w:div w:id="1018045688">
              <w:marLeft w:val="0"/>
              <w:marRight w:val="0"/>
              <w:marTop w:val="0"/>
              <w:marBottom w:val="0"/>
              <w:divBdr>
                <w:top w:val="single" w:sz="2" w:space="0" w:color="D9D9E3"/>
                <w:left w:val="single" w:sz="2" w:space="0" w:color="D9D9E3"/>
                <w:bottom w:val="single" w:sz="2" w:space="0" w:color="D9D9E3"/>
                <w:right w:val="single" w:sz="2" w:space="0" w:color="D9D9E3"/>
              </w:divBdr>
              <w:divsChild>
                <w:div w:id="83115524">
                  <w:marLeft w:val="0"/>
                  <w:marRight w:val="0"/>
                  <w:marTop w:val="0"/>
                  <w:marBottom w:val="0"/>
                  <w:divBdr>
                    <w:top w:val="single" w:sz="2" w:space="0" w:color="D9D9E3"/>
                    <w:left w:val="single" w:sz="2" w:space="0" w:color="D9D9E3"/>
                    <w:bottom w:val="single" w:sz="2" w:space="0" w:color="D9D9E3"/>
                    <w:right w:val="single" w:sz="2" w:space="0" w:color="D9D9E3"/>
                  </w:divBdr>
                  <w:divsChild>
                    <w:div w:id="2054453123">
                      <w:marLeft w:val="0"/>
                      <w:marRight w:val="0"/>
                      <w:marTop w:val="0"/>
                      <w:marBottom w:val="0"/>
                      <w:divBdr>
                        <w:top w:val="single" w:sz="2" w:space="0" w:color="D9D9E3"/>
                        <w:left w:val="single" w:sz="2" w:space="0" w:color="D9D9E3"/>
                        <w:bottom w:val="single" w:sz="2" w:space="0" w:color="D9D9E3"/>
                        <w:right w:val="single" w:sz="2" w:space="0" w:color="D9D9E3"/>
                      </w:divBdr>
                      <w:divsChild>
                        <w:div w:id="1995601688">
                          <w:marLeft w:val="0"/>
                          <w:marRight w:val="0"/>
                          <w:marTop w:val="0"/>
                          <w:marBottom w:val="0"/>
                          <w:divBdr>
                            <w:top w:val="single" w:sz="2" w:space="0" w:color="auto"/>
                            <w:left w:val="single" w:sz="2" w:space="0" w:color="auto"/>
                            <w:bottom w:val="single" w:sz="6" w:space="0" w:color="auto"/>
                            <w:right w:val="single" w:sz="2" w:space="0" w:color="auto"/>
                          </w:divBdr>
                          <w:divsChild>
                            <w:div w:id="17374340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2317348">
                                  <w:marLeft w:val="0"/>
                                  <w:marRight w:val="0"/>
                                  <w:marTop w:val="0"/>
                                  <w:marBottom w:val="0"/>
                                  <w:divBdr>
                                    <w:top w:val="single" w:sz="2" w:space="0" w:color="D9D9E3"/>
                                    <w:left w:val="single" w:sz="2" w:space="0" w:color="D9D9E3"/>
                                    <w:bottom w:val="single" w:sz="2" w:space="0" w:color="D9D9E3"/>
                                    <w:right w:val="single" w:sz="2" w:space="0" w:color="D9D9E3"/>
                                  </w:divBdr>
                                  <w:divsChild>
                                    <w:div w:id="221066169">
                                      <w:marLeft w:val="0"/>
                                      <w:marRight w:val="0"/>
                                      <w:marTop w:val="0"/>
                                      <w:marBottom w:val="0"/>
                                      <w:divBdr>
                                        <w:top w:val="single" w:sz="2" w:space="0" w:color="D9D9E3"/>
                                        <w:left w:val="single" w:sz="2" w:space="0" w:color="D9D9E3"/>
                                        <w:bottom w:val="single" w:sz="2" w:space="0" w:color="D9D9E3"/>
                                        <w:right w:val="single" w:sz="2" w:space="0" w:color="D9D9E3"/>
                                      </w:divBdr>
                                      <w:divsChild>
                                        <w:div w:id="1016804696">
                                          <w:marLeft w:val="0"/>
                                          <w:marRight w:val="0"/>
                                          <w:marTop w:val="0"/>
                                          <w:marBottom w:val="0"/>
                                          <w:divBdr>
                                            <w:top w:val="single" w:sz="2" w:space="0" w:color="D9D9E3"/>
                                            <w:left w:val="single" w:sz="2" w:space="0" w:color="D9D9E3"/>
                                            <w:bottom w:val="single" w:sz="2" w:space="0" w:color="D9D9E3"/>
                                            <w:right w:val="single" w:sz="2" w:space="0" w:color="D9D9E3"/>
                                          </w:divBdr>
                                          <w:divsChild>
                                            <w:div w:id="722949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76869305">
          <w:marLeft w:val="0"/>
          <w:marRight w:val="0"/>
          <w:marTop w:val="0"/>
          <w:marBottom w:val="0"/>
          <w:divBdr>
            <w:top w:val="none" w:sz="0" w:space="0" w:color="auto"/>
            <w:left w:val="none" w:sz="0" w:space="0" w:color="auto"/>
            <w:bottom w:val="none" w:sz="0" w:space="0" w:color="auto"/>
            <w:right w:val="none" w:sz="0" w:space="0" w:color="auto"/>
          </w:divBdr>
          <w:divsChild>
            <w:div w:id="1322000111">
              <w:marLeft w:val="0"/>
              <w:marRight w:val="0"/>
              <w:marTop w:val="0"/>
              <w:marBottom w:val="0"/>
              <w:divBdr>
                <w:top w:val="single" w:sz="2" w:space="0" w:color="D9D9E3"/>
                <w:left w:val="single" w:sz="2" w:space="0" w:color="D9D9E3"/>
                <w:bottom w:val="single" w:sz="2" w:space="0" w:color="D9D9E3"/>
                <w:right w:val="single" w:sz="2" w:space="0" w:color="D9D9E3"/>
              </w:divBdr>
              <w:divsChild>
                <w:div w:id="1710952781">
                  <w:marLeft w:val="0"/>
                  <w:marRight w:val="0"/>
                  <w:marTop w:val="0"/>
                  <w:marBottom w:val="0"/>
                  <w:divBdr>
                    <w:top w:val="single" w:sz="2" w:space="0" w:color="D9D9E3"/>
                    <w:left w:val="single" w:sz="2" w:space="0" w:color="D9D9E3"/>
                    <w:bottom w:val="single" w:sz="2" w:space="0" w:color="D9D9E3"/>
                    <w:right w:val="single" w:sz="2" w:space="0" w:color="D9D9E3"/>
                  </w:divBdr>
                  <w:divsChild>
                    <w:div w:id="1661156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8669437">
      <w:bodyDiv w:val="1"/>
      <w:marLeft w:val="0"/>
      <w:marRight w:val="0"/>
      <w:marTop w:val="0"/>
      <w:marBottom w:val="0"/>
      <w:divBdr>
        <w:top w:val="none" w:sz="0" w:space="0" w:color="auto"/>
        <w:left w:val="none" w:sz="0" w:space="0" w:color="auto"/>
        <w:bottom w:val="none" w:sz="0" w:space="0" w:color="auto"/>
        <w:right w:val="none" w:sz="0" w:space="0" w:color="auto"/>
      </w:divBdr>
    </w:div>
    <w:div w:id="637763143">
      <w:bodyDiv w:val="1"/>
      <w:marLeft w:val="0"/>
      <w:marRight w:val="0"/>
      <w:marTop w:val="0"/>
      <w:marBottom w:val="0"/>
      <w:divBdr>
        <w:top w:val="none" w:sz="0" w:space="0" w:color="auto"/>
        <w:left w:val="none" w:sz="0" w:space="0" w:color="auto"/>
        <w:bottom w:val="none" w:sz="0" w:space="0" w:color="auto"/>
        <w:right w:val="none" w:sz="0" w:space="0" w:color="auto"/>
      </w:divBdr>
    </w:div>
    <w:div w:id="656613332">
      <w:bodyDiv w:val="1"/>
      <w:marLeft w:val="0"/>
      <w:marRight w:val="0"/>
      <w:marTop w:val="0"/>
      <w:marBottom w:val="0"/>
      <w:divBdr>
        <w:top w:val="none" w:sz="0" w:space="0" w:color="auto"/>
        <w:left w:val="none" w:sz="0" w:space="0" w:color="auto"/>
        <w:bottom w:val="none" w:sz="0" w:space="0" w:color="auto"/>
        <w:right w:val="none" w:sz="0" w:space="0" w:color="auto"/>
      </w:divBdr>
    </w:div>
    <w:div w:id="753362654">
      <w:bodyDiv w:val="1"/>
      <w:marLeft w:val="0"/>
      <w:marRight w:val="0"/>
      <w:marTop w:val="0"/>
      <w:marBottom w:val="0"/>
      <w:divBdr>
        <w:top w:val="none" w:sz="0" w:space="0" w:color="auto"/>
        <w:left w:val="none" w:sz="0" w:space="0" w:color="auto"/>
        <w:bottom w:val="none" w:sz="0" w:space="0" w:color="auto"/>
        <w:right w:val="none" w:sz="0" w:space="0" w:color="auto"/>
      </w:divBdr>
    </w:div>
    <w:div w:id="754402189">
      <w:bodyDiv w:val="1"/>
      <w:marLeft w:val="0"/>
      <w:marRight w:val="0"/>
      <w:marTop w:val="0"/>
      <w:marBottom w:val="0"/>
      <w:divBdr>
        <w:top w:val="none" w:sz="0" w:space="0" w:color="auto"/>
        <w:left w:val="none" w:sz="0" w:space="0" w:color="auto"/>
        <w:bottom w:val="none" w:sz="0" w:space="0" w:color="auto"/>
        <w:right w:val="none" w:sz="0" w:space="0" w:color="auto"/>
      </w:divBdr>
    </w:div>
    <w:div w:id="789517395">
      <w:bodyDiv w:val="1"/>
      <w:marLeft w:val="0"/>
      <w:marRight w:val="0"/>
      <w:marTop w:val="0"/>
      <w:marBottom w:val="0"/>
      <w:divBdr>
        <w:top w:val="none" w:sz="0" w:space="0" w:color="auto"/>
        <w:left w:val="none" w:sz="0" w:space="0" w:color="auto"/>
        <w:bottom w:val="none" w:sz="0" w:space="0" w:color="auto"/>
        <w:right w:val="none" w:sz="0" w:space="0" w:color="auto"/>
      </w:divBdr>
    </w:div>
    <w:div w:id="796681968">
      <w:bodyDiv w:val="1"/>
      <w:marLeft w:val="0"/>
      <w:marRight w:val="0"/>
      <w:marTop w:val="0"/>
      <w:marBottom w:val="0"/>
      <w:divBdr>
        <w:top w:val="none" w:sz="0" w:space="0" w:color="auto"/>
        <w:left w:val="none" w:sz="0" w:space="0" w:color="auto"/>
        <w:bottom w:val="none" w:sz="0" w:space="0" w:color="auto"/>
        <w:right w:val="none" w:sz="0" w:space="0" w:color="auto"/>
      </w:divBdr>
    </w:div>
    <w:div w:id="839271834">
      <w:bodyDiv w:val="1"/>
      <w:marLeft w:val="0"/>
      <w:marRight w:val="0"/>
      <w:marTop w:val="0"/>
      <w:marBottom w:val="0"/>
      <w:divBdr>
        <w:top w:val="none" w:sz="0" w:space="0" w:color="auto"/>
        <w:left w:val="none" w:sz="0" w:space="0" w:color="auto"/>
        <w:bottom w:val="none" w:sz="0" w:space="0" w:color="auto"/>
        <w:right w:val="none" w:sz="0" w:space="0" w:color="auto"/>
      </w:divBdr>
    </w:div>
    <w:div w:id="1160465356">
      <w:bodyDiv w:val="1"/>
      <w:marLeft w:val="0"/>
      <w:marRight w:val="0"/>
      <w:marTop w:val="0"/>
      <w:marBottom w:val="0"/>
      <w:divBdr>
        <w:top w:val="none" w:sz="0" w:space="0" w:color="auto"/>
        <w:left w:val="none" w:sz="0" w:space="0" w:color="auto"/>
        <w:bottom w:val="none" w:sz="0" w:space="0" w:color="auto"/>
        <w:right w:val="none" w:sz="0" w:space="0" w:color="auto"/>
      </w:divBdr>
    </w:div>
    <w:div w:id="1428111898">
      <w:bodyDiv w:val="1"/>
      <w:marLeft w:val="0"/>
      <w:marRight w:val="0"/>
      <w:marTop w:val="0"/>
      <w:marBottom w:val="0"/>
      <w:divBdr>
        <w:top w:val="none" w:sz="0" w:space="0" w:color="auto"/>
        <w:left w:val="none" w:sz="0" w:space="0" w:color="auto"/>
        <w:bottom w:val="none" w:sz="0" w:space="0" w:color="auto"/>
        <w:right w:val="none" w:sz="0" w:space="0" w:color="auto"/>
      </w:divBdr>
    </w:div>
    <w:div w:id="1533032208">
      <w:bodyDiv w:val="1"/>
      <w:marLeft w:val="0"/>
      <w:marRight w:val="0"/>
      <w:marTop w:val="0"/>
      <w:marBottom w:val="0"/>
      <w:divBdr>
        <w:top w:val="none" w:sz="0" w:space="0" w:color="auto"/>
        <w:left w:val="none" w:sz="0" w:space="0" w:color="auto"/>
        <w:bottom w:val="none" w:sz="0" w:space="0" w:color="auto"/>
        <w:right w:val="none" w:sz="0" w:space="0" w:color="auto"/>
      </w:divBdr>
    </w:div>
    <w:div w:id="1542327899">
      <w:bodyDiv w:val="1"/>
      <w:marLeft w:val="0"/>
      <w:marRight w:val="0"/>
      <w:marTop w:val="0"/>
      <w:marBottom w:val="0"/>
      <w:divBdr>
        <w:top w:val="none" w:sz="0" w:space="0" w:color="auto"/>
        <w:left w:val="none" w:sz="0" w:space="0" w:color="auto"/>
        <w:bottom w:val="none" w:sz="0" w:space="0" w:color="auto"/>
        <w:right w:val="none" w:sz="0" w:space="0" w:color="auto"/>
      </w:divBdr>
    </w:div>
    <w:div w:id="1806237732">
      <w:bodyDiv w:val="1"/>
      <w:marLeft w:val="0"/>
      <w:marRight w:val="0"/>
      <w:marTop w:val="0"/>
      <w:marBottom w:val="0"/>
      <w:divBdr>
        <w:top w:val="none" w:sz="0" w:space="0" w:color="auto"/>
        <w:left w:val="none" w:sz="0" w:space="0" w:color="auto"/>
        <w:bottom w:val="none" w:sz="0" w:space="0" w:color="auto"/>
        <w:right w:val="none" w:sz="0" w:space="0" w:color="auto"/>
      </w:divBdr>
    </w:div>
    <w:div w:id="1821117662">
      <w:bodyDiv w:val="1"/>
      <w:marLeft w:val="0"/>
      <w:marRight w:val="0"/>
      <w:marTop w:val="0"/>
      <w:marBottom w:val="0"/>
      <w:divBdr>
        <w:top w:val="none" w:sz="0" w:space="0" w:color="auto"/>
        <w:left w:val="none" w:sz="0" w:space="0" w:color="auto"/>
        <w:bottom w:val="none" w:sz="0" w:space="0" w:color="auto"/>
        <w:right w:val="none" w:sz="0" w:space="0" w:color="auto"/>
      </w:divBdr>
    </w:div>
    <w:div w:id="1893269943">
      <w:bodyDiv w:val="1"/>
      <w:marLeft w:val="0"/>
      <w:marRight w:val="0"/>
      <w:marTop w:val="0"/>
      <w:marBottom w:val="0"/>
      <w:divBdr>
        <w:top w:val="none" w:sz="0" w:space="0" w:color="auto"/>
        <w:left w:val="none" w:sz="0" w:space="0" w:color="auto"/>
        <w:bottom w:val="none" w:sz="0" w:space="0" w:color="auto"/>
        <w:right w:val="none" w:sz="0" w:space="0" w:color="auto"/>
      </w:divBdr>
    </w:div>
    <w:div w:id="1906068482">
      <w:bodyDiv w:val="1"/>
      <w:marLeft w:val="0"/>
      <w:marRight w:val="0"/>
      <w:marTop w:val="0"/>
      <w:marBottom w:val="0"/>
      <w:divBdr>
        <w:top w:val="none" w:sz="0" w:space="0" w:color="auto"/>
        <w:left w:val="none" w:sz="0" w:space="0" w:color="auto"/>
        <w:bottom w:val="none" w:sz="0" w:space="0" w:color="auto"/>
        <w:right w:val="none" w:sz="0" w:space="0" w:color="auto"/>
      </w:divBdr>
    </w:div>
    <w:div w:id="2007393610">
      <w:bodyDiv w:val="1"/>
      <w:marLeft w:val="0"/>
      <w:marRight w:val="0"/>
      <w:marTop w:val="0"/>
      <w:marBottom w:val="0"/>
      <w:divBdr>
        <w:top w:val="none" w:sz="0" w:space="0" w:color="auto"/>
        <w:left w:val="none" w:sz="0" w:space="0" w:color="auto"/>
        <w:bottom w:val="none" w:sz="0" w:space="0" w:color="auto"/>
        <w:right w:val="none" w:sz="0" w:space="0" w:color="auto"/>
      </w:divBdr>
    </w:div>
    <w:div w:id="2010057764">
      <w:bodyDiv w:val="1"/>
      <w:marLeft w:val="0"/>
      <w:marRight w:val="0"/>
      <w:marTop w:val="0"/>
      <w:marBottom w:val="0"/>
      <w:divBdr>
        <w:top w:val="none" w:sz="0" w:space="0" w:color="auto"/>
        <w:left w:val="none" w:sz="0" w:space="0" w:color="auto"/>
        <w:bottom w:val="none" w:sz="0" w:space="0" w:color="auto"/>
        <w:right w:val="none" w:sz="0" w:space="0" w:color="auto"/>
      </w:divBdr>
    </w:div>
    <w:div w:id="2026244256">
      <w:bodyDiv w:val="1"/>
      <w:marLeft w:val="0"/>
      <w:marRight w:val="0"/>
      <w:marTop w:val="0"/>
      <w:marBottom w:val="0"/>
      <w:divBdr>
        <w:top w:val="none" w:sz="0" w:space="0" w:color="auto"/>
        <w:left w:val="none" w:sz="0" w:space="0" w:color="auto"/>
        <w:bottom w:val="none" w:sz="0" w:space="0" w:color="auto"/>
        <w:right w:val="none" w:sz="0" w:space="0" w:color="auto"/>
      </w:divBdr>
    </w:div>
    <w:div w:id="2052419150">
      <w:bodyDiv w:val="1"/>
      <w:marLeft w:val="0"/>
      <w:marRight w:val="0"/>
      <w:marTop w:val="0"/>
      <w:marBottom w:val="0"/>
      <w:divBdr>
        <w:top w:val="none" w:sz="0" w:space="0" w:color="auto"/>
        <w:left w:val="none" w:sz="0" w:space="0" w:color="auto"/>
        <w:bottom w:val="none" w:sz="0" w:space="0" w:color="auto"/>
        <w:right w:val="none" w:sz="0" w:space="0" w:color="auto"/>
      </w:divBdr>
    </w:div>
    <w:div w:id="2064016202">
      <w:bodyDiv w:val="1"/>
      <w:marLeft w:val="0"/>
      <w:marRight w:val="0"/>
      <w:marTop w:val="0"/>
      <w:marBottom w:val="0"/>
      <w:divBdr>
        <w:top w:val="none" w:sz="0" w:space="0" w:color="auto"/>
        <w:left w:val="none" w:sz="0" w:space="0" w:color="auto"/>
        <w:bottom w:val="none" w:sz="0" w:space="0" w:color="auto"/>
        <w:right w:val="none" w:sz="0" w:space="0" w:color="auto"/>
      </w:divBdr>
    </w:div>
    <w:div w:id="2066177662">
      <w:bodyDiv w:val="1"/>
      <w:marLeft w:val="0"/>
      <w:marRight w:val="0"/>
      <w:marTop w:val="0"/>
      <w:marBottom w:val="0"/>
      <w:divBdr>
        <w:top w:val="none" w:sz="0" w:space="0" w:color="auto"/>
        <w:left w:val="none" w:sz="0" w:space="0" w:color="auto"/>
        <w:bottom w:val="none" w:sz="0" w:space="0" w:color="auto"/>
        <w:right w:val="none" w:sz="0" w:space="0" w:color="auto"/>
      </w:divBdr>
    </w:div>
    <w:div w:id="2070420030">
      <w:bodyDiv w:val="1"/>
      <w:marLeft w:val="0"/>
      <w:marRight w:val="0"/>
      <w:marTop w:val="0"/>
      <w:marBottom w:val="0"/>
      <w:divBdr>
        <w:top w:val="none" w:sz="0" w:space="0" w:color="auto"/>
        <w:left w:val="none" w:sz="0" w:space="0" w:color="auto"/>
        <w:bottom w:val="none" w:sz="0" w:space="0" w:color="auto"/>
        <w:right w:val="none" w:sz="0" w:space="0" w:color="auto"/>
      </w:divBdr>
    </w:div>
    <w:div w:id="2087651235">
      <w:bodyDiv w:val="1"/>
      <w:marLeft w:val="0"/>
      <w:marRight w:val="0"/>
      <w:marTop w:val="0"/>
      <w:marBottom w:val="0"/>
      <w:divBdr>
        <w:top w:val="none" w:sz="0" w:space="0" w:color="auto"/>
        <w:left w:val="none" w:sz="0" w:space="0" w:color="auto"/>
        <w:bottom w:val="none" w:sz="0" w:space="0" w:color="auto"/>
        <w:right w:val="none" w:sz="0" w:space="0" w:color="auto"/>
      </w:divBdr>
    </w:div>
    <w:div w:id="2119984348">
      <w:bodyDiv w:val="1"/>
      <w:marLeft w:val="0"/>
      <w:marRight w:val="0"/>
      <w:marTop w:val="0"/>
      <w:marBottom w:val="0"/>
      <w:divBdr>
        <w:top w:val="none" w:sz="0" w:space="0" w:color="auto"/>
        <w:left w:val="none" w:sz="0" w:space="0" w:color="auto"/>
        <w:bottom w:val="none" w:sz="0" w:space="0" w:color="auto"/>
        <w:right w:val="none" w:sz="0" w:space="0" w:color="auto"/>
      </w:divBdr>
    </w:div>
    <w:div w:id="212546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yperlink" Target="mailto:21521839@gm.uit.edu.vn" TargetMode="External" Id="rId13" /><Relationship Type="http://schemas.openxmlformats.org/officeDocument/2006/relationships/image" Target="media/image6.jpeg" Id="rId18" /><Relationship Type="http://schemas.openxmlformats.org/officeDocument/2006/relationships/hyperlink" Target="https://suncloud.vn/" TargetMode="External" Id="rId26" /><Relationship Type="http://schemas.openxmlformats.org/officeDocument/2006/relationships/customXml" Target="../customXml/item3.xml" Id="rId3" /><Relationship Type="http://schemas.openxmlformats.org/officeDocument/2006/relationships/hyperlink" Target="https://docs.observium.org/install_debian/" TargetMode="External" Id="rId21" /><Relationship Type="http://schemas.openxmlformats.org/officeDocument/2006/relationships/settings" Target="settings.xml" Id="rId7" /><Relationship Type="http://schemas.openxmlformats.org/officeDocument/2006/relationships/hyperlink" Target="mailto:21520695@gm.uit.edu.vn" TargetMode="External" Id="rId12" /><Relationship Type="http://schemas.openxmlformats.org/officeDocument/2006/relationships/image" Target="media/image5.png" Id="rId17" /><Relationship Type="http://schemas.openxmlformats.org/officeDocument/2006/relationships/hyperlink" Target="https://www.observium.org/" TargetMode="External" Id="rId25"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8.png"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g" Id="rId11" /><Relationship Type="http://schemas.openxmlformats.org/officeDocument/2006/relationships/image" Target="media/image10.png" Id="rId24" /><Relationship Type="http://schemas.openxmlformats.org/officeDocument/2006/relationships/numbering" Target="numbering.xml" Id="rId5" /><Relationship Type="http://schemas.openxmlformats.org/officeDocument/2006/relationships/image" Target="media/image3.png" Id="rId15" /><Relationship Type="http://schemas.openxmlformats.org/officeDocument/2006/relationships/hyperlink" Target="https://youtu.be/wnydlZ5dPYg" TargetMode="External" Id="rId23" /><Relationship Type="http://schemas.openxmlformats.org/officeDocument/2006/relationships/fontTable" Target="fontTable.xml" Id="rId28" /><Relationship Type="http://schemas.openxmlformats.org/officeDocument/2006/relationships/endnotes" Target="endnotes.xml" Id="rId10" /><Relationship Type="http://schemas.openxmlformats.org/officeDocument/2006/relationships/image" Target="media/image7.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png" Id="rId14" /><Relationship Type="http://schemas.openxmlformats.org/officeDocument/2006/relationships/footer" Target="footer1.xml" Id="rId27" /><Relationship Type="http://schemas.openxmlformats.org/officeDocument/2006/relationships/image" Target="/media/image9.png" Id="R204d3be7405d45e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8" ma:contentTypeDescription="Tạo tài liệu mới." ma:contentTypeScope="" ma:versionID="033cd06fd941690e8a77c26d6bbfa144">
  <xsd:schema xmlns:xsd="http://www.w3.org/2001/XMLSchema" xmlns:xs="http://www.w3.org/2001/XMLSchema" xmlns:p="http://schemas.microsoft.com/office/2006/metadata/properties" xmlns:ns3="81e90ab8-9e7d-4b67-ba12-d147179b0223" xmlns:ns4="86b2c21e-bc8a-47d8-90cc-43181eba94ed" targetNamespace="http://schemas.microsoft.com/office/2006/metadata/properties" ma:root="true" ma:fieldsID="8f124dac54beb99855437a895b30af82" ns3:_="" ns4:_="">
    <xsd:import namespace="81e90ab8-9e7d-4b67-ba12-d147179b0223"/>
    <xsd:import namespace="86b2c21e-bc8a-47d8-90cc-43181eba94e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81e90ab8-9e7d-4b67-ba12-d147179b022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3B634-B02F-49C6-AD2A-262311AE8C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86b2c21e-bc8a-47d8-90cc-43181eba9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5AD5D3C-214D-4930-94D0-C12F0DD3FDF0}">
  <ds:schemaRefs>
    <ds:schemaRef ds:uri="http://schemas.microsoft.com/office/2006/metadata/properties"/>
    <ds:schemaRef ds:uri="http://schemas.microsoft.com/office/infopath/2007/PartnerControls"/>
    <ds:schemaRef ds:uri="81e90ab8-9e7d-4b67-ba12-d147179b0223"/>
  </ds:schemaRefs>
</ds:datastoreItem>
</file>

<file path=customXml/itemProps3.xml><?xml version="1.0" encoding="utf-8"?>
<ds:datastoreItem xmlns:ds="http://schemas.openxmlformats.org/officeDocument/2006/customXml" ds:itemID="{261FBF58-91B9-450F-B953-BD0A43C6AC1F}">
  <ds:schemaRefs>
    <ds:schemaRef ds:uri="http://schemas.microsoft.com/sharepoint/v3/contenttype/forms"/>
  </ds:schemaRefs>
</ds:datastoreItem>
</file>

<file path=customXml/itemProps4.xml><?xml version="1.0" encoding="utf-8"?>
<ds:datastoreItem xmlns:ds="http://schemas.openxmlformats.org/officeDocument/2006/customXml" ds:itemID="{7216AD63-C21A-4030-8F33-895D69D707C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Report</dc:title>
  <dc:subject/>
  <dc:creator>Hồ Mạnh Đạt</dc:creator>
  <keywords>NT531</keywords>
  <dc:description/>
  <lastModifiedBy>Guest User</lastModifiedBy>
  <revision>106</revision>
  <lastPrinted>2024-05-31T03:02:00.0000000Z</lastPrinted>
  <dcterms:created xsi:type="dcterms:W3CDTF">2024-10-14T15:16:00.0000000Z</dcterms:created>
  <dcterms:modified xsi:type="dcterms:W3CDTF">2024-11-05T03:19:21.9763446Z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e4143412a94a00c126cc5174d39d0a2488917495434b17ed20de6ac2fea2126c</vt:lpwstr>
  </property>
  <property fmtid="{D5CDD505-2E9C-101B-9397-08002B2CF9AE}" pid="3" name="ContentTypeId">
    <vt:lpwstr>0x010100597AE72EEA79B74DA5C86E3CA8C98E55</vt:lpwstr>
  </property>
</Properties>
</file>